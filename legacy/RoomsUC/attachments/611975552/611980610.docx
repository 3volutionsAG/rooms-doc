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2D69B"/>
        <w:tblLayout w:type="fixed"/>
        <w:tblCellMar>
          <w:top w:w="57" w:type="dxa"/>
          <w:bottom w:w="57" w:type="dxa"/>
        </w:tblCellMar>
        <w:tblLook w:val="0000" w:firstRow="0" w:lastRow="0" w:firstColumn="0" w:lastColumn="0" w:noHBand="0" w:noVBand="0"/>
      </w:tblPr>
      <w:tblGrid>
        <w:gridCol w:w="959"/>
        <w:gridCol w:w="1228"/>
        <w:gridCol w:w="2646"/>
        <w:gridCol w:w="1087"/>
        <w:gridCol w:w="1559"/>
        <w:gridCol w:w="851"/>
        <w:gridCol w:w="1795"/>
      </w:tblGrid>
      <w:tr w:rsidR="00C5199B" w:rsidRPr="00AA4CC9" w14:paraId="555B21B6" w14:textId="77777777" w:rsidTr="00926E49">
        <w:trPr>
          <w:cantSplit/>
        </w:trPr>
        <w:tc>
          <w:tcPr>
            <w:tcW w:w="10125" w:type="dxa"/>
            <w:gridSpan w:val="7"/>
            <w:tcBorders>
              <w:bottom w:val="single" w:sz="4" w:space="0" w:color="auto"/>
            </w:tcBorders>
            <w:shd w:val="clear" w:color="auto" w:fill="C2D69B"/>
          </w:tcPr>
          <w:p w14:paraId="555B21B5" w14:textId="77777777" w:rsidR="00C5199B" w:rsidRPr="00AA4CC9" w:rsidRDefault="00462FC5" w:rsidP="0052381C">
            <w:pPr>
              <w:pStyle w:val="Heading3"/>
              <w:jc w:val="both"/>
              <w:rPr>
                <w:noProof/>
                <w:lang w:val="de-CH"/>
                <w:rPrChange w:id="0" w:author="Remo Herren" w:date="2009-04-28T17:24:00Z">
                  <w:rPr>
                    <w:lang w:val="de-CH"/>
                  </w:rPr>
                </w:rPrChange>
              </w:rPr>
            </w:pPr>
            <w:r w:rsidRPr="00462FC5">
              <w:rPr>
                <w:noProof/>
                <w:lang w:val="de-CH"/>
                <w:rPrChange w:id="1" w:author="Remo Herren" w:date="2009-04-28T17:24:00Z">
                  <w:rPr>
                    <w:b w:val="0"/>
                    <w:bCs w:val="0"/>
                    <w:lang w:val="de-CH"/>
                  </w:rPr>
                </w:rPrChange>
              </w:rPr>
              <w:t xml:space="preserve">1. Use Case Überblick </w:t>
            </w:r>
            <w:r w:rsidRPr="00462FC5">
              <w:rPr>
                <w:i/>
                <w:noProof/>
                <w:sz w:val="16"/>
                <w:szCs w:val="16"/>
                <w:lang w:val="de-CH"/>
                <w:rPrChange w:id="2" w:author="Remo Herren" w:date="2009-04-28T17:24:00Z">
                  <w:rPr>
                    <w:b w:val="0"/>
                    <w:bCs w:val="0"/>
                    <w:i/>
                    <w:sz w:val="16"/>
                    <w:szCs w:val="16"/>
                    <w:lang w:val="de-CH"/>
                  </w:rPr>
                </w:rPrChange>
              </w:rPr>
              <w:t>(Arbeitspapier)</w:t>
            </w:r>
          </w:p>
        </w:tc>
      </w:tr>
      <w:tr w:rsidR="00395D64" w:rsidRPr="00935B84" w14:paraId="555B21BD" w14:textId="77777777" w:rsidTr="00926E49">
        <w:trPr>
          <w:cantSplit/>
        </w:trPr>
        <w:tc>
          <w:tcPr>
            <w:tcW w:w="10125" w:type="dxa"/>
            <w:gridSpan w:val="7"/>
            <w:tcBorders>
              <w:bottom w:val="single" w:sz="4" w:space="0" w:color="auto"/>
            </w:tcBorders>
            <w:shd w:val="clear" w:color="auto" w:fill="C2D69B"/>
          </w:tcPr>
          <w:p w14:paraId="555B21B7" w14:textId="77777777" w:rsidR="00395D64" w:rsidRPr="00AA4CC9" w:rsidRDefault="00462FC5" w:rsidP="00395D64">
            <w:pPr>
              <w:pStyle w:val="Heading3"/>
              <w:jc w:val="both"/>
              <w:rPr>
                <w:noProof/>
                <w:u w:val="single"/>
                <w:lang w:val="de-CH"/>
                <w:rPrChange w:id="3" w:author="Remo Herren" w:date="2009-04-28T17:24:00Z">
                  <w:rPr>
                    <w:u w:val="single"/>
                    <w:lang w:val="de-CH"/>
                  </w:rPr>
                </w:rPrChange>
              </w:rPr>
            </w:pPr>
            <w:r w:rsidRPr="00462FC5">
              <w:rPr>
                <w:noProof/>
                <w:u w:val="single"/>
                <w:lang w:val="de-CH"/>
                <w:rPrChange w:id="4" w:author="Remo Herren" w:date="2009-04-28T17:24:00Z">
                  <w:rPr>
                    <w:b w:val="0"/>
                    <w:bCs w:val="0"/>
                    <w:u w:val="single"/>
                    <w:lang w:val="de-CH"/>
                  </w:rPr>
                </w:rPrChange>
              </w:rPr>
              <w:t xml:space="preserve">Kriterien Use Case </w:t>
            </w:r>
            <w:r w:rsidRPr="00462FC5">
              <w:rPr>
                <w:noProof/>
                <w:color w:val="FF0000"/>
                <w:sz w:val="12"/>
                <w:szCs w:val="12"/>
                <w:u w:val="single"/>
                <w:lang w:val="de-CH"/>
                <w:rPrChange w:id="5" w:author="Remo Herren" w:date="2009-04-28T17:24:00Z">
                  <w:rPr>
                    <w:b w:val="0"/>
                    <w:bCs w:val="0"/>
                    <w:color w:val="FF0000"/>
                    <w:sz w:val="12"/>
                    <w:szCs w:val="12"/>
                    <w:u w:val="single"/>
                    <w:lang w:val="de-CH"/>
                  </w:rPr>
                </w:rPrChange>
              </w:rPr>
              <w:t>(diese Zeile kann nach der Erstellung gelöscht werden)</w:t>
            </w:r>
          </w:p>
          <w:p w14:paraId="555B21B8" w14:textId="77777777" w:rsidR="00395D64" w:rsidRPr="00AA4CC9" w:rsidRDefault="00462FC5" w:rsidP="00395D64">
            <w:pPr>
              <w:pStyle w:val="Heading3"/>
              <w:jc w:val="both"/>
              <w:rPr>
                <w:b w:val="0"/>
                <w:noProof/>
                <w:sz w:val="16"/>
                <w:szCs w:val="16"/>
                <w:lang w:val="de-CH"/>
                <w:rPrChange w:id="6" w:author="Remo Herren" w:date="2009-04-28T17:24:00Z">
                  <w:rPr>
                    <w:b w:val="0"/>
                    <w:sz w:val="16"/>
                    <w:szCs w:val="16"/>
                    <w:lang w:val="de-CH"/>
                  </w:rPr>
                </w:rPrChange>
              </w:rPr>
            </w:pPr>
            <w:r w:rsidRPr="00462FC5">
              <w:rPr>
                <w:b w:val="0"/>
                <w:noProof/>
                <w:sz w:val="16"/>
                <w:szCs w:val="16"/>
                <w:lang w:val="de-CH"/>
                <w:rPrChange w:id="7" w:author="Remo Herren" w:date="2009-04-28T17:24:00Z">
                  <w:rPr>
                    <w:b w:val="0"/>
                    <w:bCs w:val="0"/>
                    <w:sz w:val="16"/>
                    <w:szCs w:val="16"/>
                    <w:lang w:val="de-CH"/>
                  </w:rPr>
                </w:rPrChange>
              </w:rPr>
              <w:t>Ein Anwendungsfall spezifiziert Aktionsfolgen (Szenarien) einschliesslich Alternativ- und Ausnahmesequenzen, die ein System oder eine Systemkomponente bei der Interaktion mit externen Objekten ausführt, um einen Mehrwert zu erbringen.</w:t>
            </w:r>
          </w:p>
          <w:p w14:paraId="555B21B9" w14:textId="77777777" w:rsidR="00395D64" w:rsidRPr="00AA4CC9" w:rsidRDefault="00462FC5" w:rsidP="00395D64">
            <w:pPr>
              <w:pStyle w:val="Heading3"/>
              <w:jc w:val="both"/>
              <w:rPr>
                <w:b w:val="0"/>
                <w:noProof/>
                <w:sz w:val="16"/>
                <w:szCs w:val="16"/>
                <w:lang w:val="de-CH"/>
                <w:rPrChange w:id="8" w:author="Remo Herren" w:date="2009-04-28T17:24:00Z">
                  <w:rPr>
                    <w:b w:val="0"/>
                    <w:sz w:val="16"/>
                    <w:szCs w:val="16"/>
                    <w:lang w:val="de-CH"/>
                  </w:rPr>
                </w:rPrChange>
              </w:rPr>
            </w:pPr>
            <w:r w:rsidRPr="00462FC5">
              <w:rPr>
                <w:noProof/>
                <w:sz w:val="16"/>
                <w:szCs w:val="16"/>
                <w:u w:val="single"/>
                <w:lang w:val="de-CH"/>
                <w:rPrChange w:id="9" w:author="Remo Herren" w:date="2009-04-28T17:24:00Z">
                  <w:rPr>
                    <w:b w:val="0"/>
                    <w:bCs w:val="0"/>
                    <w:sz w:val="16"/>
                    <w:szCs w:val="16"/>
                    <w:u w:val="single"/>
                    <w:lang w:val="de-CH"/>
                  </w:rPr>
                </w:rPrChange>
              </w:rPr>
              <w:t>Use Case beinhaltet:</w:t>
            </w:r>
            <w:r w:rsidRPr="00462FC5">
              <w:rPr>
                <w:b w:val="0"/>
                <w:noProof/>
                <w:sz w:val="16"/>
                <w:szCs w:val="16"/>
                <w:lang w:val="de-CH"/>
                <w:rPrChange w:id="10" w:author="Remo Herren" w:date="2009-04-28T17:24:00Z">
                  <w:rPr>
                    <w:b w:val="0"/>
                    <w:bCs w:val="0"/>
                    <w:sz w:val="16"/>
                    <w:szCs w:val="16"/>
                    <w:lang w:val="de-CH"/>
                  </w:rPr>
                </w:rPrChange>
              </w:rPr>
              <w:t xml:space="preserve"> - Kontextinformatioenen, Ziele Vorbedingungen, Nachbedingungen</w:t>
            </w:r>
          </w:p>
          <w:p w14:paraId="555B21BA" w14:textId="77777777" w:rsidR="00395D64" w:rsidRPr="00AA4CC9" w:rsidRDefault="00462FC5" w:rsidP="00395D64">
            <w:pPr>
              <w:pStyle w:val="Heading3"/>
              <w:jc w:val="both"/>
              <w:rPr>
                <w:b w:val="0"/>
                <w:noProof/>
                <w:sz w:val="12"/>
                <w:szCs w:val="12"/>
                <w:lang w:val="de-CH"/>
                <w:rPrChange w:id="11" w:author="Remo Herren" w:date="2009-04-28T17:24:00Z">
                  <w:rPr>
                    <w:b w:val="0"/>
                    <w:sz w:val="12"/>
                    <w:szCs w:val="12"/>
                    <w:lang w:val="de-CH"/>
                  </w:rPr>
                </w:rPrChange>
              </w:rPr>
            </w:pPr>
            <w:r w:rsidRPr="00462FC5">
              <w:rPr>
                <w:noProof/>
                <w:sz w:val="12"/>
                <w:szCs w:val="12"/>
                <w:u w:val="single"/>
                <w:lang w:val="de-CH"/>
                <w:rPrChange w:id="12" w:author="Remo Herren" w:date="2009-04-28T17:24:00Z">
                  <w:rPr>
                    <w:b w:val="0"/>
                    <w:bCs w:val="0"/>
                    <w:sz w:val="12"/>
                    <w:szCs w:val="12"/>
                    <w:u w:val="single"/>
                    <w:lang w:val="de-CH"/>
                  </w:rPr>
                </w:rPrChange>
              </w:rPr>
              <w:t>- Hauptszenario</w:t>
            </w:r>
            <w:r w:rsidRPr="00462FC5">
              <w:rPr>
                <w:b w:val="0"/>
                <w:noProof/>
                <w:sz w:val="12"/>
                <w:szCs w:val="12"/>
                <w:lang w:val="de-CH"/>
                <w:rPrChange w:id="13" w:author="Remo Herren" w:date="2009-04-28T17:24:00Z">
                  <w:rPr>
                    <w:b w:val="0"/>
                    <w:bCs w:val="0"/>
                    <w:sz w:val="12"/>
                    <w:szCs w:val="12"/>
                    <w:lang w:val="de-CH"/>
                  </w:rPr>
                </w:rPrChange>
              </w:rPr>
              <w:t>; Ein Hauptszenario ist ein Szenario, das die Interaktionsfolge dokumentiert, die normalerweise ausgeführt wird, um eines oder mehrere mit dem Szenario assozierte Ziele zu erfüllen</w:t>
            </w:r>
          </w:p>
          <w:p w14:paraId="555B21BB" w14:textId="77777777" w:rsidR="00395D64" w:rsidRPr="00AA4CC9" w:rsidRDefault="00462FC5" w:rsidP="00395D64">
            <w:pPr>
              <w:pStyle w:val="Heading3"/>
              <w:jc w:val="both"/>
              <w:rPr>
                <w:b w:val="0"/>
                <w:noProof/>
                <w:sz w:val="12"/>
                <w:szCs w:val="12"/>
                <w:lang w:val="de-CH"/>
                <w:rPrChange w:id="14" w:author="Remo Herren" w:date="2009-04-28T17:24:00Z">
                  <w:rPr>
                    <w:b w:val="0"/>
                    <w:sz w:val="12"/>
                    <w:szCs w:val="12"/>
                    <w:lang w:val="de-CH"/>
                  </w:rPr>
                </w:rPrChange>
              </w:rPr>
            </w:pPr>
            <w:r w:rsidRPr="00462FC5">
              <w:rPr>
                <w:noProof/>
                <w:sz w:val="12"/>
                <w:szCs w:val="12"/>
                <w:u w:val="single"/>
                <w:lang w:val="de-CH"/>
                <w:rPrChange w:id="15" w:author="Remo Herren" w:date="2009-04-28T17:24:00Z">
                  <w:rPr>
                    <w:b w:val="0"/>
                    <w:bCs w:val="0"/>
                    <w:sz w:val="12"/>
                    <w:szCs w:val="12"/>
                    <w:u w:val="single"/>
                    <w:lang w:val="de-CH"/>
                  </w:rPr>
                </w:rPrChange>
              </w:rPr>
              <w:t>- Alternativszenario</w:t>
            </w:r>
            <w:r w:rsidRPr="00462FC5">
              <w:rPr>
                <w:b w:val="0"/>
                <w:noProof/>
                <w:sz w:val="12"/>
                <w:szCs w:val="12"/>
                <w:lang w:val="de-CH"/>
                <w:rPrChange w:id="16" w:author="Remo Herren" w:date="2009-04-28T17:24:00Z">
                  <w:rPr>
                    <w:b w:val="0"/>
                    <w:bCs w:val="0"/>
                    <w:sz w:val="12"/>
                    <w:szCs w:val="12"/>
                    <w:lang w:val="de-CH"/>
                  </w:rPr>
                </w:rPrChange>
              </w:rPr>
              <w:t>; Ein Alternativszenario ist ein Szenario, das zu einem Hauptszenario eine alternative Interaktionsfolge definiert. Eine Alternativszenario erfüllt die gleiche Ziele wie das zugehörige Hauptszenario</w:t>
            </w:r>
          </w:p>
          <w:p w14:paraId="555B21BC" w14:textId="77777777" w:rsidR="00395D64" w:rsidRPr="00AA4CC9" w:rsidRDefault="00462FC5" w:rsidP="00395D64">
            <w:pPr>
              <w:pStyle w:val="Heading3"/>
              <w:jc w:val="both"/>
              <w:rPr>
                <w:noProof/>
                <w:lang w:val="de-CH"/>
                <w:rPrChange w:id="17" w:author="Remo Herren" w:date="2009-04-28T17:24:00Z">
                  <w:rPr>
                    <w:lang w:val="de-CH"/>
                  </w:rPr>
                </w:rPrChange>
              </w:rPr>
            </w:pPr>
            <w:r w:rsidRPr="00462FC5">
              <w:rPr>
                <w:noProof/>
                <w:sz w:val="12"/>
                <w:szCs w:val="12"/>
                <w:u w:val="single"/>
                <w:lang w:val="de-CH"/>
                <w:rPrChange w:id="18" w:author="Remo Herren" w:date="2009-04-28T17:24:00Z">
                  <w:rPr>
                    <w:b w:val="0"/>
                    <w:bCs w:val="0"/>
                    <w:sz w:val="12"/>
                    <w:szCs w:val="12"/>
                    <w:u w:val="single"/>
                    <w:lang w:val="de-CH"/>
                  </w:rPr>
                </w:rPrChange>
              </w:rPr>
              <w:t xml:space="preserve">- Ausnahmeszenario </w:t>
            </w:r>
            <w:r w:rsidRPr="00462FC5">
              <w:rPr>
                <w:b w:val="0"/>
                <w:noProof/>
                <w:sz w:val="12"/>
                <w:szCs w:val="12"/>
                <w:lang w:val="de-CH"/>
                <w:rPrChange w:id="19" w:author="Remo Herren" w:date="2009-04-28T17:24:00Z">
                  <w:rPr>
                    <w:b w:val="0"/>
                    <w:bCs w:val="0"/>
                    <w:sz w:val="12"/>
                    <w:szCs w:val="12"/>
                    <w:lang w:val="de-CH"/>
                  </w:rPr>
                </w:rPrChange>
              </w:rPr>
              <w:t>Ein Ausnahmeszenario ist ein Szenario, das eine Interaktionsfolge definiert, die ausgeführt wird, wenn in einem anderen Szenario (Haupt-, Alternativ- oder anderen Ausnahmeszenario) ein Ereignis eintritt, das die Erfüllung einer oder mehrerer mit dem Szenario assozierter Ziele verhindert</w:t>
            </w:r>
          </w:p>
        </w:tc>
      </w:tr>
      <w:tr w:rsidR="008C6CFF" w:rsidRPr="00AA4CC9" w14:paraId="555B21C2" w14:textId="77777777"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14:paraId="555B21BE" w14:textId="77777777" w:rsidR="00732694" w:rsidRPr="00AA4CC9" w:rsidRDefault="00462FC5" w:rsidP="008C6CFF">
            <w:pPr>
              <w:tabs>
                <w:tab w:val="left" w:pos="5220"/>
              </w:tabs>
              <w:rPr>
                <w:b/>
                <w:bCs/>
                <w:noProof/>
                <w:lang w:val="de-CH"/>
                <w:rPrChange w:id="20" w:author="Remo Herren" w:date="2009-04-28T17:24:00Z">
                  <w:rPr>
                    <w:b/>
                    <w:bCs/>
                    <w:lang w:val="de-DE"/>
                  </w:rPr>
                </w:rPrChange>
              </w:rPr>
            </w:pPr>
            <w:r w:rsidRPr="00462FC5">
              <w:rPr>
                <w:b/>
                <w:bCs/>
                <w:noProof/>
                <w:lang w:val="de-CH"/>
                <w:rPrChange w:id="21" w:author="Remo Herren" w:date="2009-04-28T17:24:00Z">
                  <w:rPr>
                    <w:b/>
                    <w:bCs/>
                    <w:lang w:val="de-DE"/>
                  </w:rPr>
                </w:rPrChange>
              </w:rPr>
              <w:t>Name</w:t>
            </w:r>
          </w:p>
        </w:tc>
        <w:tc>
          <w:tcPr>
            <w:tcW w:w="4961" w:type="dxa"/>
            <w:gridSpan w:val="3"/>
            <w:tcBorders>
              <w:top w:val="single" w:sz="4" w:space="0" w:color="auto"/>
              <w:left w:val="single" w:sz="4" w:space="0" w:color="auto"/>
              <w:bottom w:val="single" w:sz="4" w:space="0" w:color="auto"/>
              <w:right w:val="single" w:sz="4" w:space="0" w:color="auto"/>
            </w:tcBorders>
          </w:tcPr>
          <w:p w14:paraId="555B21BF" w14:textId="77777777" w:rsidR="00732694" w:rsidRPr="00AA4CC9" w:rsidRDefault="00462FC5" w:rsidP="00057372">
            <w:pPr>
              <w:tabs>
                <w:tab w:val="left" w:pos="5220"/>
              </w:tabs>
              <w:rPr>
                <w:noProof/>
                <w:lang w:val="de-CH"/>
                <w:rPrChange w:id="22" w:author="Remo Herren" w:date="2009-04-28T17:24:00Z">
                  <w:rPr>
                    <w:lang w:val="de-DE"/>
                  </w:rPr>
                </w:rPrChange>
              </w:rPr>
            </w:pPr>
            <w:r w:rsidRPr="00462FC5">
              <w:rPr>
                <w:noProof/>
                <w:lang w:val="de-CH"/>
                <w:rPrChange w:id="23" w:author="Remo Herren" w:date="2009-04-28T17:24:00Z">
                  <w:rPr>
                    <w:lang w:val="de-DE"/>
                  </w:rPr>
                </w:rPrChange>
              </w:rPr>
              <w:t>Reservation in der Kalenderansicht verwalten</w:t>
            </w:r>
          </w:p>
        </w:tc>
        <w:tc>
          <w:tcPr>
            <w:tcW w:w="2410" w:type="dxa"/>
            <w:gridSpan w:val="2"/>
            <w:tcBorders>
              <w:top w:val="single" w:sz="4" w:space="0" w:color="auto"/>
              <w:left w:val="single" w:sz="4" w:space="0" w:color="auto"/>
              <w:bottom w:val="single" w:sz="4" w:space="0" w:color="auto"/>
              <w:right w:val="single" w:sz="4" w:space="0" w:color="auto"/>
            </w:tcBorders>
          </w:tcPr>
          <w:p w14:paraId="555B21C0" w14:textId="77777777" w:rsidR="00732694" w:rsidRPr="00AA4CC9" w:rsidRDefault="00462FC5" w:rsidP="0095216D">
            <w:pPr>
              <w:tabs>
                <w:tab w:val="left" w:pos="5220"/>
              </w:tabs>
              <w:rPr>
                <w:b/>
                <w:bCs/>
                <w:noProof/>
                <w:lang w:val="de-CH"/>
                <w:rPrChange w:id="24" w:author="Remo Herren" w:date="2009-04-28T17:24:00Z">
                  <w:rPr>
                    <w:b/>
                    <w:bCs/>
                    <w:lang w:val="de-DE"/>
                  </w:rPr>
                </w:rPrChange>
              </w:rPr>
            </w:pPr>
            <w:r w:rsidRPr="00462FC5">
              <w:rPr>
                <w:b/>
                <w:bCs/>
                <w:noProof/>
                <w:lang w:val="de-CH"/>
                <w:rPrChange w:id="25" w:author="Remo Herren" w:date="2009-04-28T17:24:00Z">
                  <w:rPr>
                    <w:b/>
                    <w:bCs/>
                    <w:lang w:val="de-DE"/>
                  </w:rPr>
                </w:rPrChange>
              </w:rPr>
              <w:t>ID</w:t>
            </w:r>
          </w:p>
        </w:tc>
        <w:tc>
          <w:tcPr>
            <w:tcW w:w="1795" w:type="dxa"/>
            <w:tcBorders>
              <w:top w:val="single" w:sz="4" w:space="0" w:color="auto"/>
              <w:left w:val="single" w:sz="4" w:space="0" w:color="auto"/>
              <w:bottom w:val="single" w:sz="4" w:space="0" w:color="auto"/>
              <w:right w:val="single" w:sz="4" w:space="0" w:color="auto"/>
            </w:tcBorders>
          </w:tcPr>
          <w:p w14:paraId="555B21C1" w14:textId="77777777" w:rsidR="00732694" w:rsidRPr="00AA4CC9" w:rsidRDefault="00462FC5" w:rsidP="0095216D">
            <w:pPr>
              <w:tabs>
                <w:tab w:val="left" w:pos="5220"/>
              </w:tabs>
              <w:jc w:val="both"/>
              <w:rPr>
                <w:noProof/>
                <w:lang w:val="de-CH"/>
                <w:rPrChange w:id="26" w:author="Remo Herren" w:date="2009-04-28T17:24:00Z">
                  <w:rPr>
                    <w:lang w:val="de-DE"/>
                  </w:rPr>
                </w:rPrChange>
              </w:rPr>
            </w:pPr>
            <w:r w:rsidRPr="00462FC5">
              <w:rPr>
                <w:noProof/>
                <w:lang w:val="de-CH"/>
                <w:rPrChange w:id="27" w:author="Remo Herren" w:date="2009-04-28T17:24:00Z">
                  <w:rPr>
                    <w:lang w:val="de-DE"/>
                  </w:rPr>
                </w:rPrChange>
              </w:rPr>
              <w:t>213.001</w:t>
            </w:r>
          </w:p>
        </w:tc>
      </w:tr>
      <w:tr w:rsidR="006E5D94" w:rsidRPr="00AA4CC9" w14:paraId="555B21C7" w14:textId="77777777"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14:paraId="555B21C3" w14:textId="77777777" w:rsidR="006E5D94" w:rsidRPr="00AA4CC9" w:rsidRDefault="00462FC5" w:rsidP="008C6CFF">
            <w:pPr>
              <w:tabs>
                <w:tab w:val="left" w:pos="5220"/>
              </w:tabs>
              <w:rPr>
                <w:b/>
                <w:bCs/>
                <w:noProof/>
                <w:lang w:val="de-CH"/>
                <w:rPrChange w:id="28" w:author="Remo Herren" w:date="2009-04-28T17:24:00Z">
                  <w:rPr>
                    <w:b/>
                    <w:bCs/>
                    <w:lang w:val="de-DE"/>
                  </w:rPr>
                </w:rPrChange>
              </w:rPr>
            </w:pPr>
            <w:r w:rsidRPr="00462FC5">
              <w:rPr>
                <w:b/>
                <w:bCs/>
                <w:noProof/>
                <w:lang w:val="de-CH"/>
                <w:rPrChange w:id="29" w:author="Remo Herren" w:date="2009-04-28T17:24:00Z">
                  <w:rPr>
                    <w:b/>
                    <w:bCs/>
                    <w:lang w:val="de-DE"/>
                  </w:rPr>
                </w:rPrChange>
              </w:rPr>
              <w:t>Owner</w:t>
            </w:r>
          </w:p>
        </w:tc>
        <w:tc>
          <w:tcPr>
            <w:tcW w:w="4961" w:type="dxa"/>
            <w:gridSpan w:val="3"/>
            <w:tcBorders>
              <w:top w:val="single" w:sz="4" w:space="0" w:color="auto"/>
              <w:left w:val="single" w:sz="4" w:space="0" w:color="auto"/>
              <w:bottom w:val="single" w:sz="4" w:space="0" w:color="auto"/>
              <w:right w:val="single" w:sz="4" w:space="0" w:color="auto"/>
            </w:tcBorders>
          </w:tcPr>
          <w:p w14:paraId="555B21C4" w14:textId="77777777" w:rsidR="006E5D94" w:rsidRPr="00AA4CC9" w:rsidRDefault="00462FC5" w:rsidP="0095216D">
            <w:pPr>
              <w:tabs>
                <w:tab w:val="left" w:pos="5220"/>
              </w:tabs>
              <w:rPr>
                <w:noProof/>
                <w:lang w:val="de-CH"/>
                <w:rPrChange w:id="30" w:author="Remo Herren" w:date="2009-04-28T17:24:00Z">
                  <w:rPr>
                    <w:lang w:val="de-DE"/>
                  </w:rPr>
                </w:rPrChange>
              </w:rPr>
            </w:pPr>
            <w:r w:rsidRPr="00462FC5">
              <w:rPr>
                <w:noProof/>
                <w:lang w:val="de-CH"/>
                <w:rPrChange w:id="31" w:author="Remo Herren" w:date="2009-04-28T17:24:00Z">
                  <w:rPr>
                    <w:lang w:val="de-DE"/>
                  </w:rPr>
                </w:rPrChange>
              </w:rPr>
              <w:t>Remo Herren</w:t>
            </w:r>
          </w:p>
        </w:tc>
        <w:tc>
          <w:tcPr>
            <w:tcW w:w="2410" w:type="dxa"/>
            <w:gridSpan w:val="2"/>
            <w:tcBorders>
              <w:top w:val="single" w:sz="4" w:space="0" w:color="auto"/>
              <w:left w:val="single" w:sz="4" w:space="0" w:color="auto"/>
              <w:bottom w:val="single" w:sz="4" w:space="0" w:color="auto"/>
              <w:right w:val="single" w:sz="4" w:space="0" w:color="auto"/>
            </w:tcBorders>
          </w:tcPr>
          <w:p w14:paraId="555B21C5" w14:textId="77777777" w:rsidR="006E5D94" w:rsidRPr="00935B84" w:rsidRDefault="00462FC5" w:rsidP="00B21819">
            <w:pPr>
              <w:tabs>
                <w:tab w:val="left" w:pos="5220"/>
              </w:tabs>
              <w:rPr>
                <w:b/>
                <w:bCs/>
                <w:noProof/>
                <w:sz w:val="16"/>
                <w:szCs w:val="16"/>
                <w:lang w:val="en-US"/>
                <w:rPrChange w:id="32" w:author="Tim Bänziger" w:date="2010-04-15T09:55:00Z">
                  <w:rPr>
                    <w:b/>
                    <w:bCs/>
                    <w:sz w:val="16"/>
                    <w:szCs w:val="16"/>
                    <w:lang w:val="en-US"/>
                  </w:rPr>
                </w:rPrChange>
              </w:rPr>
            </w:pPr>
            <w:r w:rsidRPr="00935B84">
              <w:rPr>
                <w:b/>
                <w:bCs/>
                <w:noProof/>
                <w:sz w:val="16"/>
                <w:szCs w:val="16"/>
                <w:lang w:val="en-US"/>
                <w:rPrChange w:id="33" w:author="Tim Bänziger" w:date="2010-04-15T09:55:00Z">
                  <w:rPr>
                    <w:b/>
                    <w:bCs/>
                    <w:sz w:val="16"/>
                    <w:szCs w:val="16"/>
                    <w:lang w:val="en-US"/>
                  </w:rPr>
                </w:rPrChange>
              </w:rPr>
              <w:t>Rev-Number / Saved Date / Last Saved by</w:t>
            </w:r>
          </w:p>
        </w:tc>
        <w:tc>
          <w:tcPr>
            <w:tcW w:w="1795" w:type="dxa"/>
            <w:tcBorders>
              <w:top w:val="single" w:sz="4" w:space="0" w:color="auto"/>
              <w:left w:val="single" w:sz="4" w:space="0" w:color="auto"/>
              <w:bottom w:val="single" w:sz="4" w:space="0" w:color="auto"/>
              <w:right w:val="single" w:sz="4" w:space="0" w:color="auto"/>
            </w:tcBorders>
          </w:tcPr>
          <w:p w14:paraId="555B21C6" w14:textId="77777777" w:rsidR="006E5D94" w:rsidRPr="00AA4CC9" w:rsidRDefault="00462FC5" w:rsidP="00057372">
            <w:pPr>
              <w:tabs>
                <w:tab w:val="left" w:pos="5220"/>
              </w:tabs>
              <w:rPr>
                <w:noProof/>
                <w:lang w:val="de-CH"/>
                <w:rPrChange w:id="34" w:author="Remo Herren" w:date="2009-04-28T17:24:00Z">
                  <w:rPr>
                    <w:lang w:val="de-DE"/>
                  </w:rPr>
                </w:rPrChange>
              </w:rPr>
            </w:pPr>
            <w:r w:rsidRPr="00462FC5">
              <w:rPr>
                <w:noProof/>
                <w:lang w:val="de-CH"/>
                <w:rPrChange w:id="35" w:author="Remo Herren" w:date="2009-04-28T17:24:00Z">
                  <w:rPr/>
                </w:rPrChange>
              </w:rPr>
              <w:t xml:space="preserve">1.1 / </w:t>
            </w:r>
            <w:r w:rsidRPr="00462FC5">
              <w:rPr>
                <w:noProof/>
                <w:lang w:val="de-CH"/>
                <w:rPrChange w:id="36" w:author="Remo Herren" w:date="2009-04-28T17:24:00Z">
                  <w:rPr/>
                </w:rPrChange>
              </w:rPr>
              <w:fldChar w:fldCharType="begin"/>
            </w:r>
            <w:r w:rsidRPr="00462FC5">
              <w:rPr>
                <w:noProof/>
                <w:lang w:val="de-CH"/>
                <w:rPrChange w:id="37" w:author="Remo Herren" w:date="2009-04-28T17:24:00Z">
                  <w:rPr/>
                </w:rPrChange>
              </w:rPr>
              <w:instrText xml:space="preserve"> DOCPROPERTY  LastSavedTime  \* MERGEFORMAT </w:instrText>
            </w:r>
            <w:r w:rsidRPr="00462FC5">
              <w:rPr>
                <w:noProof/>
                <w:lang w:val="de-CH"/>
                <w:rPrChange w:id="38" w:author="Remo Herren" w:date="2009-04-28T17:24:00Z">
                  <w:rPr/>
                </w:rPrChange>
              </w:rPr>
              <w:fldChar w:fldCharType="separate"/>
            </w:r>
            <w:r w:rsidRPr="00462FC5">
              <w:rPr>
                <w:noProof/>
                <w:lang w:val="de-CH"/>
                <w:rPrChange w:id="39" w:author="Remo Herren" w:date="2009-04-28T17:24:00Z">
                  <w:rPr/>
                </w:rPrChange>
              </w:rPr>
              <w:t>25.03.2009 09:44</w:t>
            </w:r>
            <w:r w:rsidRPr="00462FC5">
              <w:rPr>
                <w:noProof/>
                <w:lang w:val="de-CH"/>
                <w:rPrChange w:id="40" w:author="Remo Herren" w:date="2009-04-28T17:24:00Z">
                  <w:rPr/>
                </w:rPrChange>
              </w:rPr>
              <w:fldChar w:fldCharType="end"/>
            </w:r>
            <w:r w:rsidRPr="00462FC5">
              <w:rPr>
                <w:noProof/>
                <w:lang w:val="de-CH"/>
                <w:rPrChange w:id="41" w:author="Remo Herren" w:date="2009-04-28T17:24:00Z">
                  <w:rPr>
                    <w:lang w:val="de-DE"/>
                  </w:rPr>
                </w:rPrChange>
              </w:rPr>
              <w:t xml:space="preserve"> / </w:t>
            </w:r>
            <w:r w:rsidRPr="00462FC5">
              <w:rPr>
                <w:noProof/>
                <w:lang w:val="de-CH"/>
                <w:rPrChange w:id="42" w:author="Remo Herren" w:date="2009-04-28T17:24:00Z">
                  <w:rPr/>
                </w:rPrChange>
              </w:rPr>
              <w:fldChar w:fldCharType="begin"/>
            </w:r>
            <w:r w:rsidRPr="00462FC5">
              <w:rPr>
                <w:noProof/>
                <w:lang w:val="de-CH"/>
                <w:rPrChange w:id="43" w:author="Remo Herren" w:date="2009-04-28T17:24:00Z">
                  <w:rPr/>
                </w:rPrChange>
              </w:rPr>
              <w:instrText xml:space="preserve"> LASTSAVEDBY   \* MERGEFORMAT </w:instrText>
            </w:r>
            <w:r w:rsidRPr="00462FC5">
              <w:rPr>
                <w:noProof/>
                <w:lang w:val="de-CH"/>
                <w:rPrChange w:id="44" w:author="Remo Herren" w:date="2009-04-28T17:24:00Z">
                  <w:rPr/>
                </w:rPrChange>
              </w:rPr>
              <w:fldChar w:fldCharType="separate"/>
            </w:r>
            <w:r w:rsidRPr="00462FC5">
              <w:rPr>
                <w:noProof/>
                <w:lang w:val="de-CH"/>
                <w:rPrChange w:id="45" w:author="Remo Herren" w:date="2009-04-28T17:24:00Z">
                  <w:rPr>
                    <w:noProof/>
                    <w:lang w:val="de-DE"/>
                  </w:rPr>
                </w:rPrChange>
              </w:rPr>
              <w:t>rh</w:t>
            </w:r>
            <w:r w:rsidRPr="00462FC5">
              <w:rPr>
                <w:noProof/>
                <w:lang w:val="de-CH"/>
                <w:rPrChange w:id="46" w:author="Remo Herren" w:date="2009-04-28T17:24:00Z">
                  <w:rPr/>
                </w:rPrChange>
              </w:rPr>
              <w:fldChar w:fldCharType="end"/>
            </w:r>
            <w:r w:rsidRPr="00462FC5">
              <w:rPr>
                <w:noProof/>
                <w:lang w:val="de-CH"/>
                <w:rPrChange w:id="47" w:author="Remo Herren" w:date="2009-04-28T17:24:00Z">
                  <w:rPr>
                    <w:lang w:val="de-DE"/>
                  </w:rPr>
                </w:rPrChange>
              </w:rPr>
              <w:t xml:space="preserve"> </w:t>
            </w:r>
          </w:p>
        </w:tc>
      </w:tr>
      <w:tr w:rsidR="00832D17" w:rsidRPr="00935B84" w14:paraId="555B21CA" w14:textId="77777777" w:rsidTr="006E5D94">
        <w:trPr>
          <w:cantSplit/>
        </w:trPr>
        <w:tc>
          <w:tcPr>
            <w:tcW w:w="10125" w:type="dxa"/>
            <w:gridSpan w:val="7"/>
            <w:tcBorders>
              <w:bottom w:val="single" w:sz="4" w:space="0" w:color="auto"/>
            </w:tcBorders>
            <w:shd w:val="clear" w:color="auto" w:fill="C2D69B"/>
          </w:tcPr>
          <w:p w14:paraId="555B21C8" w14:textId="77777777" w:rsidR="00832D17" w:rsidRPr="00AA4CC9" w:rsidRDefault="00462FC5" w:rsidP="006E5D94">
            <w:pPr>
              <w:pStyle w:val="Heading3"/>
              <w:jc w:val="both"/>
              <w:rPr>
                <w:noProof/>
                <w:u w:val="single"/>
                <w:lang w:val="de-CH"/>
                <w:rPrChange w:id="48" w:author="Remo Herren" w:date="2009-04-28T17:24:00Z">
                  <w:rPr>
                    <w:u w:val="single"/>
                    <w:lang w:val="de-CH"/>
                  </w:rPr>
                </w:rPrChange>
              </w:rPr>
            </w:pPr>
            <w:r w:rsidRPr="00462FC5">
              <w:rPr>
                <w:noProof/>
                <w:u w:val="single"/>
                <w:lang w:val="de-CH"/>
                <w:rPrChange w:id="49" w:author="Remo Herren" w:date="2009-04-28T17:24:00Z">
                  <w:rPr>
                    <w:b w:val="0"/>
                    <w:bCs w:val="0"/>
                    <w:u w:val="single"/>
                    <w:lang w:val="de-CH"/>
                  </w:rPr>
                </w:rPrChange>
              </w:rPr>
              <w:t>Storie / Notizen</w:t>
            </w:r>
          </w:p>
          <w:p w14:paraId="555B21C9" w14:textId="77777777" w:rsidR="00832D17" w:rsidRPr="00AA4CC9" w:rsidRDefault="00462FC5" w:rsidP="00BA575F">
            <w:pPr>
              <w:rPr>
                <w:noProof/>
                <w:lang w:val="de-CH"/>
                <w:rPrChange w:id="50" w:author="Remo Herren" w:date="2009-04-28T17:24:00Z">
                  <w:rPr>
                    <w:lang w:val="de-CH"/>
                  </w:rPr>
                </w:rPrChange>
              </w:rPr>
            </w:pPr>
            <w:r>
              <w:rPr>
                <w:noProof/>
                <w:lang w:val="de-CH"/>
                <w:rPrChange w:id="51" w:author="Remo Herren" w:date="2009-04-28T17:24:00Z">
                  <w:rPr>
                    <w:lang w:val="de-CH"/>
                  </w:rPr>
                </w:rPrChange>
              </w:rPr>
              <w:t>Diese Zeile dient dazu, dass Vorarbeiten von den Grobbeschrieben übernommen werden und kann nachträglich gelöscht werden.</w:t>
            </w:r>
          </w:p>
        </w:tc>
      </w:tr>
      <w:tr w:rsidR="00832D17" w:rsidRPr="00935B84" w14:paraId="555B21CD"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CB" w14:textId="77777777" w:rsidR="00832D17" w:rsidRPr="00AA4CC9" w:rsidRDefault="00832D17" w:rsidP="00395D64">
            <w:pPr>
              <w:tabs>
                <w:tab w:val="left" w:pos="5220"/>
              </w:tabs>
              <w:rPr>
                <w:b/>
                <w:bCs/>
                <w:noProof/>
                <w:lang w:val="de-CH"/>
                <w:rPrChange w:id="52" w:author="Remo Herren" w:date="2009-04-28T17:24:00Z">
                  <w:rPr>
                    <w:b/>
                    <w:bCs/>
                    <w:lang w:val="de-DE"/>
                  </w:rPr>
                </w:rPrChange>
              </w:rPr>
            </w:pPr>
          </w:p>
        </w:tc>
        <w:tc>
          <w:tcPr>
            <w:tcW w:w="7938" w:type="dxa"/>
            <w:gridSpan w:val="5"/>
            <w:tcBorders>
              <w:top w:val="single" w:sz="4" w:space="0" w:color="auto"/>
              <w:left w:val="single" w:sz="4" w:space="0" w:color="auto"/>
              <w:bottom w:val="single" w:sz="4" w:space="0" w:color="auto"/>
              <w:right w:val="single" w:sz="4" w:space="0" w:color="auto"/>
            </w:tcBorders>
          </w:tcPr>
          <w:p w14:paraId="555B21CC" w14:textId="77777777" w:rsidR="00832D17" w:rsidRPr="00AA4CC9" w:rsidRDefault="00832D17" w:rsidP="00432E33">
            <w:pPr>
              <w:tabs>
                <w:tab w:val="left" w:pos="5220"/>
              </w:tabs>
              <w:jc w:val="both"/>
              <w:rPr>
                <w:noProof/>
                <w:lang w:val="de-CH"/>
                <w:rPrChange w:id="53" w:author="Remo Herren" w:date="2009-04-28T17:24:00Z">
                  <w:rPr>
                    <w:lang w:val="de-DE"/>
                  </w:rPr>
                </w:rPrChange>
              </w:rPr>
            </w:pPr>
          </w:p>
        </w:tc>
      </w:tr>
      <w:tr w:rsidR="00395D64" w:rsidRPr="00AA4CC9" w14:paraId="555B21D0"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CE" w14:textId="77777777" w:rsidR="00395D64" w:rsidRPr="00AA4CC9" w:rsidRDefault="00462FC5" w:rsidP="00395D64">
            <w:pPr>
              <w:tabs>
                <w:tab w:val="left" w:pos="5220"/>
              </w:tabs>
              <w:rPr>
                <w:b/>
                <w:bCs/>
                <w:noProof/>
                <w:lang w:val="de-CH"/>
                <w:rPrChange w:id="54" w:author="Remo Herren" w:date="2009-04-28T17:24:00Z">
                  <w:rPr>
                    <w:b/>
                    <w:bCs/>
                    <w:lang w:val="de-DE"/>
                  </w:rPr>
                </w:rPrChange>
              </w:rPr>
            </w:pPr>
            <w:r w:rsidRPr="00462FC5">
              <w:rPr>
                <w:b/>
                <w:bCs/>
                <w:noProof/>
                <w:lang w:val="de-CH"/>
                <w:rPrChange w:id="55" w:author="Remo Herren" w:date="2009-04-28T17:24:00Z">
                  <w:rPr>
                    <w:b/>
                    <w:bCs/>
                    <w:lang w:val="de-DE"/>
                  </w:rPr>
                </w:rPrChange>
              </w:rPr>
              <w:t>Aktoren</w:t>
            </w:r>
          </w:p>
        </w:tc>
        <w:tc>
          <w:tcPr>
            <w:tcW w:w="7938" w:type="dxa"/>
            <w:gridSpan w:val="5"/>
            <w:tcBorders>
              <w:top w:val="single" w:sz="4" w:space="0" w:color="auto"/>
              <w:left w:val="single" w:sz="4" w:space="0" w:color="auto"/>
              <w:bottom w:val="single" w:sz="4" w:space="0" w:color="auto"/>
              <w:right w:val="single" w:sz="4" w:space="0" w:color="auto"/>
            </w:tcBorders>
          </w:tcPr>
          <w:p w14:paraId="555B21CF" w14:textId="77777777" w:rsidR="00395D64" w:rsidRPr="00AA4CC9" w:rsidRDefault="00462FC5" w:rsidP="00C96006">
            <w:pPr>
              <w:tabs>
                <w:tab w:val="left" w:pos="5220"/>
              </w:tabs>
              <w:jc w:val="both"/>
              <w:rPr>
                <w:noProof/>
                <w:lang w:val="de-CH"/>
                <w:rPrChange w:id="56" w:author="Remo Herren" w:date="2009-04-28T17:24:00Z">
                  <w:rPr>
                    <w:lang w:val="de-DE"/>
                  </w:rPr>
                </w:rPrChange>
              </w:rPr>
            </w:pPr>
            <w:r w:rsidRPr="00462FC5">
              <w:rPr>
                <w:noProof/>
                <w:lang w:val="de-CH"/>
                <w:rPrChange w:id="57" w:author="Remo Herren" w:date="2009-04-28T17:24:00Z">
                  <w:rPr>
                    <w:lang w:val="de-DE"/>
                  </w:rPr>
                </w:rPrChange>
              </w:rPr>
              <w:t>Nutzer mit entsprechenden Berechtigungen</w:t>
            </w:r>
          </w:p>
        </w:tc>
      </w:tr>
      <w:tr w:rsidR="00FD2C81" w:rsidRPr="00AA4CC9" w14:paraId="555B21D4"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D1" w14:textId="77777777" w:rsidR="00FD2C81" w:rsidRPr="00AA4CC9" w:rsidRDefault="00462FC5" w:rsidP="008C6CFF">
            <w:pPr>
              <w:tabs>
                <w:tab w:val="left" w:pos="5220"/>
              </w:tabs>
              <w:rPr>
                <w:b/>
                <w:bCs/>
                <w:noProof/>
                <w:lang w:val="de-CH"/>
                <w:rPrChange w:id="58" w:author="Remo Herren" w:date="2009-04-28T17:24:00Z">
                  <w:rPr>
                    <w:b/>
                    <w:bCs/>
                    <w:lang w:val="de-DE"/>
                  </w:rPr>
                </w:rPrChange>
              </w:rPr>
            </w:pPr>
            <w:r w:rsidRPr="00462FC5">
              <w:rPr>
                <w:b/>
                <w:bCs/>
                <w:noProof/>
                <w:lang w:val="de-CH"/>
                <w:rPrChange w:id="59" w:author="Remo Herren" w:date="2009-04-28T17:24:00Z">
                  <w:rPr>
                    <w:b/>
                    <w:bCs/>
                    <w:lang w:val="de-DE"/>
                  </w:rPr>
                </w:rPrChange>
              </w:rPr>
              <w:t>Ziel</w:t>
            </w:r>
          </w:p>
        </w:tc>
        <w:tc>
          <w:tcPr>
            <w:tcW w:w="7938" w:type="dxa"/>
            <w:gridSpan w:val="5"/>
            <w:tcBorders>
              <w:top w:val="single" w:sz="4" w:space="0" w:color="auto"/>
              <w:left w:val="single" w:sz="4" w:space="0" w:color="auto"/>
              <w:bottom w:val="single" w:sz="4" w:space="0" w:color="auto"/>
              <w:right w:val="single" w:sz="4" w:space="0" w:color="auto"/>
            </w:tcBorders>
          </w:tcPr>
          <w:p w14:paraId="555B21D2" w14:textId="77777777" w:rsidR="008A1628" w:rsidRPr="00AA4CC9" w:rsidRDefault="00462FC5" w:rsidP="00E44953">
            <w:pPr>
              <w:pStyle w:val="ListParagraph"/>
              <w:numPr>
                <w:ilvl w:val="0"/>
                <w:numId w:val="22"/>
              </w:numPr>
              <w:tabs>
                <w:tab w:val="left" w:pos="5220"/>
              </w:tabs>
              <w:jc w:val="both"/>
              <w:rPr>
                <w:noProof/>
                <w:lang w:val="de-CH"/>
                <w:rPrChange w:id="60" w:author="Remo Herren" w:date="2009-04-28T17:24:00Z">
                  <w:rPr>
                    <w:lang w:val="de-DE"/>
                  </w:rPr>
                </w:rPrChange>
              </w:rPr>
            </w:pPr>
            <w:r w:rsidRPr="00462FC5">
              <w:rPr>
                <w:noProof/>
                <w:lang w:val="de-CH"/>
                <w:rPrChange w:id="61" w:author="Remo Herren" w:date="2009-04-28T17:24:00Z">
                  <w:rPr>
                    <w:lang w:val="de-DE"/>
                  </w:rPr>
                </w:rPrChange>
              </w:rPr>
              <w:t>Verwendung der passenden Kalenderansicht und Filterkriterien</w:t>
            </w:r>
          </w:p>
          <w:p w14:paraId="555B21D3" w14:textId="77777777" w:rsidR="001D7002" w:rsidRPr="00AA4CC9" w:rsidRDefault="00462FC5" w:rsidP="00E44953">
            <w:pPr>
              <w:pStyle w:val="ListParagraph"/>
              <w:numPr>
                <w:ilvl w:val="0"/>
                <w:numId w:val="22"/>
              </w:numPr>
              <w:tabs>
                <w:tab w:val="left" w:pos="5220"/>
              </w:tabs>
              <w:jc w:val="both"/>
              <w:rPr>
                <w:noProof/>
                <w:lang w:val="de-CH"/>
                <w:rPrChange w:id="62" w:author="Remo Herren" w:date="2009-04-28T17:24:00Z">
                  <w:rPr>
                    <w:lang w:val="de-DE"/>
                  </w:rPr>
                </w:rPrChange>
              </w:rPr>
            </w:pPr>
            <w:r w:rsidRPr="00462FC5">
              <w:rPr>
                <w:noProof/>
                <w:lang w:val="de-CH"/>
                <w:rPrChange w:id="63" w:author="Remo Herren" w:date="2009-04-28T17:24:00Z">
                  <w:rPr>
                    <w:lang w:val="de-DE"/>
                  </w:rPr>
                </w:rPrChange>
              </w:rPr>
              <w:t>Reservation verwalten</w:t>
            </w:r>
          </w:p>
        </w:tc>
      </w:tr>
      <w:tr w:rsidR="00395D64" w:rsidRPr="00AA4CC9" w14:paraId="555B21D7"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D5" w14:textId="77777777" w:rsidR="00395D64" w:rsidRPr="00AA4CC9" w:rsidRDefault="00462FC5" w:rsidP="008C6CFF">
            <w:pPr>
              <w:tabs>
                <w:tab w:val="left" w:pos="5220"/>
              </w:tabs>
              <w:rPr>
                <w:b/>
                <w:bCs/>
                <w:noProof/>
                <w:lang w:val="de-CH"/>
                <w:rPrChange w:id="64" w:author="Remo Herren" w:date="2009-04-28T17:24:00Z">
                  <w:rPr>
                    <w:b/>
                    <w:bCs/>
                    <w:lang w:val="de-DE"/>
                  </w:rPr>
                </w:rPrChange>
              </w:rPr>
            </w:pPr>
            <w:r w:rsidRPr="00462FC5">
              <w:rPr>
                <w:b/>
                <w:bCs/>
                <w:noProof/>
                <w:lang w:val="de-CH"/>
                <w:rPrChange w:id="65" w:author="Remo Herren" w:date="2009-04-28T17:24:00Z">
                  <w:rPr>
                    <w:b/>
                    <w:bCs/>
                    <w:lang w:val="de-DE"/>
                  </w:rPr>
                </w:rPrChange>
              </w:rPr>
              <w:t>Vorbedingung</w:t>
            </w:r>
          </w:p>
        </w:tc>
        <w:tc>
          <w:tcPr>
            <w:tcW w:w="7938" w:type="dxa"/>
            <w:gridSpan w:val="5"/>
            <w:tcBorders>
              <w:top w:val="single" w:sz="4" w:space="0" w:color="auto"/>
              <w:left w:val="single" w:sz="4" w:space="0" w:color="auto"/>
              <w:bottom w:val="single" w:sz="4" w:space="0" w:color="auto"/>
              <w:right w:val="single" w:sz="4" w:space="0" w:color="auto"/>
            </w:tcBorders>
          </w:tcPr>
          <w:p w14:paraId="555B21D6" w14:textId="77777777" w:rsidR="00395D64" w:rsidRPr="00AA4CC9" w:rsidRDefault="00395D64" w:rsidP="00432E33">
            <w:pPr>
              <w:tabs>
                <w:tab w:val="left" w:pos="5220"/>
              </w:tabs>
              <w:jc w:val="both"/>
              <w:rPr>
                <w:noProof/>
                <w:lang w:val="de-CH"/>
                <w:rPrChange w:id="66" w:author="Remo Herren" w:date="2009-04-28T17:24:00Z">
                  <w:rPr>
                    <w:lang w:val="de-DE"/>
                  </w:rPr>
                </w:rPrChange>
              </w:rPr>
            </w:pPr>
          </w:p>
        </w:tc>
      </w:tr>
      <w:tr w:rsidR="00395D64" w:rsidRPr="00935B84" w14:paraId="555B21DF" w14:textId="77777777" w:rsidTr="00AB490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shd w:val="clear" w:color="auto" w:fill="auto"/>
          </w:tcPr>
          <w:p w14:paraId="555B21D8" w14:textId="77777777" w:rsidR="00395D64" w:rsidRPr="00AA4CC9" w:rsidRDefault="00462FC5" w:rsidP="008C6CFF">
            <w:pPr>
              <w:shd w:val="clear" w:color="auto" w:fill="000080"/>
              <w:tabs>
                <w:tab w:val="left" w:pos="5220"/>
              </w:tabs>
              <w:rPr>
                <w:b/>
                <w:bCs/>
                <w:noProof/>
                <w:lang w:val="de-CH"/>
                <w:rPrChange w:id="67" w:author="Remo Herren" w:date="2009-04-28T17:24:00Z">
                  <w:rPr>
                    <w:rFonts w:cs="Tahoma"/>
                    <w:b/>
                    <w:bCs/>
                    <w:lang w:val="de-DE"/>
                  </w:rPr>
                </w:rPrChange>
              </w:rPr>
            </w:pPr>
            <w:r w:rsidRPr="00462FC5">
              <w:rPr>
                <w:b/>
                <w:bCs/>
                <w:noProof/>
                <w:lang w:val="de-CH"/>
                <w:rPrChange w:id="68" w:author="Remo Herren" w:date="2009-04-28T17:24:00Z">
                  <w:rPr>
                    <w:b/>
                    <w:bCs/>
                    <w:lang w:val="de-DE"/>
                  </w:rPr>
                </w:rPrChange>
              </w:rPr>
              <w:t>Hauptszenario</w:t>
            </w:r>
          </w:p>
        </w:tc>
        <w:tc>
          <w:tcPr>
            <w:tcW w:w="7938" w:type="dxa"/>
            <w:gridSpan w:val="5"/>
            <w:tcBorders>
              <w:top w:val="single" w:sz="4" w:space="0" w:color="auto"/>
              <w:left w:val="single" w:sz="4" w:space="0" w:color="auto"/>
              <w:bottom w:val="single" w:sz="4" w:space="0" w:color="auto"/>
              <w:right w:val="single" w:sz="4" w:space="0" w:color="auto"/>
            </w:tcBorders>
            <w:shd w:val="clear" w:color="auto" w:fill="auto"/>
          </w:tcPr>
          <w:p w14:paraId="555B21D9" w14:textId="77777777" w:rsidR="003F3E34" w:rsidRPr="00AA4CC9" w:rsidRDefault="00462FC5" w:rsidP="003F3E34">
            <w:pPr>
              <w:pStyle w:val="ListParagraph"/>
              <w:numPr>
                <w:ilvl w:val="0"/>
                <w:numId w:val="33"/>
              </w:numPr>
              <w:shd w:val="clear" w:color="auto" w:fill="000080"/>
              <w:ind w:left="1499" w:hanging="1139"/>
              <w:rPr>
                <w:noProof/>
                <w:lang w:val="de-CH"/>
                <w:rPrChange w:id="69" w:author="Remo Herren" w:date="2009-04-28T17:24:00Z">
                  <w:rPr>
                    <w:rFonts w:cs="Tahoma"/>
                    <w:lang w:val="de-CH"/>
                  </w:rPr>
                </w:rPrChange>
              </w:rPr>
            </w:pPr>
            <w:r>
              <w:rPr>
                <w:noProof/>
                <w:lang w:val="de-CH"/>
                <w:rPrChange w:id="70" w:author="Remo Herren" w:date="2009-04-28T17:24:00Z">
                  <w:rPr>
                    <w:lang w:val="de-CH"/>
                  </w:rPr>
                </w:rPrChange>
              </w:rPr>
              <w:t xml:space="preserve">Nutzer navigiert auf </w:t>
            </w:r>
            <w:r>
              <w:rPr>
                <w:smallCaps/>
                <w:noProof/>
                <w:lang w:val="de-CH"/>
                <w:rPrChange w:id="71" w:author="Remo Herren" w:date="2009-04-28T17:24:00Z">
                  <w:rPr>
                    <w:smallCaps/>
                    <w:lang w:val="de-CH"/>
                  </w:rPr>
                </w:rPrChange>
              </w:rPr>
              <w:t>Kalender</w:t>
            </w:r>
          </w:p>
          <w:p w14:paraId="555B21DA" w14:textId="77777777" w:rsidR="00AB490E" w:rsidRPr="00AA4CC9" w:rsidRDefault="00462FC5" w:rsidP="003F3E34">
            <w:pPr>
              <w:pStyle w:val="ListParagraph"/>
              <w:numPr>
                <w:ilvl w:val="0"/>
                <w:numId w:val="33"/>
              </w:numPr>
              <w:shd w:val="clear" w:color="auto" w:fill="000080"/>
              <w:ind w:left="1499" w:hanging="1139"/>
              <w:jc w:val="both"/>
              <w:rPr>
                <w:noProof/>
                <w:lang w:val="de-CH"/>
                <w:rPrChange w:id="72" w:author="Remo Herren" w:date="2009-04-28T17:24:00Z">
                  <w:rPr>
                    <w:rFonts w:cs="Tahoma"/>
                    <w:lang w:val="de-CH"/>
                  </w:rPr>
                </w:rPrChange>
              </w:rPr>
            </w:pPr>
            <w:r>
              <w:rPr>
                <w:noProof/>
                <w:lang w:val="de-CH"/>
                <w:rPrChange w:id="73" w:author="Remo Herren" w:date="2009-04-28T17:24:00Z">
                  <w:rPr>
                    <w:lang w:val="de-CH"/>
                  </w:rPr>
                </w:rPrChange>
              </w:rPr>
              <w:t>Nutzer kann eine Kalenderansicht auswählen</w:t>
            </w:r>
          </w:p>
          <w:p w14:paraId="555B21DB" w14:textId="77777777" w:rsidR="00AB490E" w:rsidRPr="00AA4CC9" w:rsidRDefault="00462FC5" w:rsidP="003F3E34">
            <w:pPr>
              <w:pStyle w:val="ListParagraph"/>
              <w:numPr>
                <w:ilvl w:val="0"/>
                <w:numId w:val="33"/>
              </w:numPr>
              <w:shd w:val="clear" w:color="auto" w:fill="000080"/>
              <w:ind w:left="1499" w:hanging="1139"/>
              <w:jc w:val="both"/>
              <w:rPr>
                <w:noProof/>
                <w:lang w:val="de-CH"/>
                <w:rPrChange w:id="74" w:author="Remo Herren" w:date="2009-04-28T17:24:00Z">
                  <w:rPr>
                    <w:rFonts w:cs="Tahoma"/>
                    <w:lang w:val="de-CH"/>
                  </w:rPr>
                </w:rPrChange>
              </w:rPr>
            </w:pPr>
            <w:r>
              <w:rPr>
                <w:noProof/>
                <w:lang w:val="de-CH"/>
                <w:rPrChange w:id="75" w:author="Remo Herren" w:date="2009-04-28T17:24:00Z">
                  <w:rPr>
                    <w:lang w:val="de-CH"/>
                  </w:rPr>
                </w:rPrChange>
              </w:rPr>
              <w:t>Nutzer kann entsprechende Filterkriterien eingeben, welche den Inhalt des Kalenders definieren</w:t>
            </w:r>
          </w:p>
          <w:p w14:paraId="555B21DC" w14:textId="77777777" w:rsidR="00AB490E" w:rsidRPr="00AA4CC9" w:rsidRDefault="00462FC5" w:rsidP="003F3E34">
            <w:pPr>
              <w:pStyle w:val="ListParagraph"/>
              <w:numPr>
                <w:ilvl w:val="0"/>
                <w:numId w:val="33"/>
              </w:numPr>
              <w:shd w:val="clear" w:color="auto" w:fill="000080"/>
              <w:ind w:left="1499" w:hanging="1139"/>
              <w:jc w:val="both"/>
              <w:rPr>
                <w:noProof/>
                <w:lang w:val="de-CH"/>
                <w:rPrChange w:id="76" w:author="Remo Herren" w:date="2009-04-28T17:24:00Z">
                  <w:rPr>
                    <w:rFonts w:cs="Tahoma"/>
                    <w:lang w:val="de-CH"/>
                  </w:rPr>
                </w:rPrChange>
              </w:rPr>
            </w:pPr>
            <w:r>
              <w:rPr>
                <w:noProof/>
                <w:lang w:val="de-CH"/>
                <w:rPrChange w:id="77" w:author="Remo Herren" w:date="2009-04-28T17:24:00Z">
                  <w:rPr>
                    <w:lang w:val="de-CH"/>
                  </w:rPr>
                </w:rPrChange>
              </w:rPr>
              <w:t>Nutzer kann eine Reservation erstellen, bearbeiten, annullieren oder löschen</w:t>
            </w:r>
          </w:p>
          <w:p w14:paraId="555B21DD" w14:textId="77777777" w:rsidR="00AB490E" w:rsidRPr="00AA4CC9" w:rsidRDefault="00462FC5" w:rsidP="003F3E34">
            <w:pPr>
              <w:pStyle w:val="ListParagraph"/>
              <w:numPr>
                <w:ilvl w:val="0"/>
                <w:numId w:val="33"/>
              </w:numPr>
              <w:shd w:val="clear" w:color="auto" w:fill="000080"/>
              <w:ind w:left="1499" w:hanging="1139"/>
              <w:jc w:val="both"/>
              <w:rPr>
                <w:noProof/>
                <w:lang w:val="de-CH"/>
                <w:rPrChange w:id="78" w:author="Remo Herren" w:date="2009-04-28T17:24:00Z">
                  <w:rPr>
                    <w:rFonts w:cs="Tahoma"/>
                    <w:lang w:val="de-CH"/>
                  </w:rPr>
                </w:rPrChange>
              </w:rPr>
            </w:pPr>
            <w:r>
              <w:rPr>
                <w:noProof/>
                <w:lang w:val="de-CH"/>
                <w:rPrChange w:id="79" w:author="Remo Herren" w:date="2009-04-28T17:24:00Z">
                  <w:rPr>
                    <w:lang w:val="de-CH"/>
                  </w:rPr>
                </w:rPrChange>
              </w:rPr>
              <w:t>Nutzer kann die aktuelle Ansicht inkl. der eingestellten Filter als Favorit (Mein Kalender) speichern.</w:t>
            </w:r>
          </w:p>
          <w:p w14:paraId="555B21DE" w14:textId="77777777" w:rsidR="00B16ADE" w:rsidRPr="00AA4CC9" w:rsidRDefault="00B16ADE" w:rsidP="00AB490E">
            <w:pPr>
              <w:ind w:left="360"/>
              <w:jc w:val="both"/>
              <w:rPr>
                <w:noProof/>
                <w:lang w:val="de-CH"/>
                <w:rPrChange w:id="80" w:author="Remo Herren" w:date="2009-04-28T17:24:00Z">
                  <w:rPr>
                    <w:lang w:val="de-CH"/>
                  </w:rPr>
                </w:rPrChange>
              </w:rPr>
            </w:pPr>
          </w:p>
        </w:tc>
      </w:tr>
      <w:tr w:rsidR="00395D64" w:rsidRPr="00AA4CC9" w14:paraId="555B21E2"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E0" w14:textId="77777777" w:rsidR="00395D64" w:rsidRPr="00AA4CC9" w:rsidRDefault="00462FC5" w:rsidP="008C6CFF">
            <w:pPr>
              <w:tabs>
                <w:tab w:val="left" w:pos="5220"/>
              </w:tabs>
              <w:rPr>
                <w:b/>
                <w:bCs/>
                <w:noProof/>
                <w:lang w:val="de-CH"/>
                <w:rPrChange w:id="81" w:author="Remo Herren" w:date="2009-04-28T17:24:00Z">
                  <w:rPr>
                    <w:b/>
                    <w:bCs/>
                    <w:lang w:val="de-DE"/>
                  </w:rPr>
                </w:rPrChange>
              </w:rPr>
            </w:pPr>
            <w:r w:rsidRPr="00462FC5">
              <w:rPr>
                <w:b/>
                <w:bCs/>
                <w:noProof/>
                <w:lang w:val="de-CH"/>
                <w:rPrChange w:id="82" w:author="Remo Herren" w:date="2009-04-28T17:24:00Z">
                  <w:rPr>
                    <w:b/>
                    <w:bCs/>
                    <w:lang w:val="de-DE"/>
                  </w:rPr>
                </w:rPrChange>
              </w:rPr>
              <w:t>Alternativszenario</w:t>
            </w:r>
          </w:p>
        </w:tc>
        <w:tc>
          <w:tcPr>
            <w:tcW w:w="7938" w:type="dxa"/>
            <w:gridSpan w:val="5"/>
            <w:tcBorders>
              <w:top w:val="single" w:sz="4" w:space="0" w:color="auto"/>
              <w:left w:val="single" w:sz="4" w:space="0" w:color="auto"/>
              <w:bottom w:val="single" w:sz="4" w:space="0" w:color="auto"/>
              <w:right w:val="single" w:sz="4" w:space="0" w:color="auto"/>
            </w:tcBorders>
          </w:tcPr>
          <w:p w14:paraId="555B21E1" w14:textId="77777777" w:rsidR="00395D64" w:rsidRPr="00AA4CC9" w:rsidRDefault="00462FC5" w:rsidP="00432E33">
            <w:pPr>
              <w:tabs>
                <w:tab w:val="left" w:pos="5220"/>
              </w:tabs>
              <w:jc w:val="both"/>
              <w:rPr>
                <w:noProof/>
                <w:lang w:val="de-CH"/>
                <w:rPrChange w:id="83" w:author="Remo Herren" w:date="2009-04-28T17:24:00Z">
                  <w:rPr>
                    <w:lang w:val="de-DE"/>
                  </w:rPr>
                </w:rPrChange>
              </w:rPr>
            </w:pPr>
            <w:r w:rsidRPr="00462FC5">
              <w:rPr>
                <w:noProof/>
                <w:lang w:val="de-CH"/>
                <w:rPrChange w:id="84" w:author="Remo Herren" w:date="2009-04-28T17:24:00Z">
                  <w:rPr>
                    <w:lang w:val="de-DE"/>
                  </w:rPr>
                </w:rPrChange>
              </w:rPr>
              <w:t>Keines</w:t>
            </w:r>
          </w:p>
        </w:tc>
      </w:tr>
      <w:tr w:rsidR="00395D64" w:rsidRPr="00AA4CC9" w14:paraId="555B21E5"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E3" w14:textId="77777777" w:rsidR="00395D64" w:rsidRPr="00AA4CC9" w:rsidRDefault="00462FC5" w:rsidP="008C6CFF">
            <w:pPr>
              <w:tabs>
                <w:tab w:val="left" w:pos="5220"/>
              </w:tabs>
              <w:rPr>
                <w:b/>
                <w:bCs/>
                <w:noProof/>
                <w:lang w:val="de-CH"/>
                <w:rPrChange w:id="85" w:author="Remo Herren" w:date="2009-04-28T17:24:00Z">
                  <w:rPr>
                    <w:b/>
                    <w:bCs/>
                    <w:lang w:val="de-DE"/>
                  </w:rPr>
                </w:rPrChange>
              </w:rPr>
            </w:pPr>
            <w:r w:rsidRPr="00462FC5">
              <w:rPr>
                <w:b/>
                <w:bCs/>
                <w:noProof/>
                <w:lang w:val="de-CH"/>
                <w:rPrChange w:id="86" w:author="Remo Herren" w:date="2009-04-28T17:24:00Z">
                  <w:rPr>
                    <w:b/>
                    <w:bCs/>
                    <w:lang w:val="de-DE"/>
                  </w:rPr>
                </w:rPrChange>
              </w:rPr>
              <w:t>Ausnahmeszenario</w:t>
            </w:r>
          </w:p>
        </w:tc>
        <w:tc>
          <w:tcPr>
            <w:tcW w:w="7938" w:type="dxa"/>
            <w:gridSpan w:val="5"/>
            <w:tcBorders>
              <w:top w:val="single" w:sz="4" w:space="0" w:color="auto"/>
              <w:left w:val="single" w:sz="4" w:space="0" w:color="auto"/>
              <w:bottom w:val="single" w:sz="4" w:space="0" w:color="auto"/>
              <w:right w:val="single" w:sz="4" w:space="0" w:color="auto"/>
            </w:tcBorders>
          </w:tcPr>
          <w:p w14:paraId="555B21E4" w14:textId="77777777" w:rsidR="007F63B3" w:rsidRPr="00AA4CC9" w:rsidRDefault="00462FC5" w:rsidP="00744CC0">
            <w:pPr>
              <w:tabs>
                <w:tab w:val="left" w:pos="5220"/>
              </w:tabs>
              <w:jc w:val="both"/>
              <w:rPr>
                <w:noProof/>
                <w:lang w:val="de-CH"/>
                <w:rPrChange w:id="87" w:author="Remo Herren" w:date="2009-04-28T17:24:00Z">
                  <w:rPr>
                    <w:lang w:val="de-DE"/>
                  </w:rPr>
                </w:rPrChange>
              </w:rPr>
            </w:pPr>
            <w:r w:rsidRPr="00462FC5">
              <w:rPr>
                <w:noProof/>
                <w:lang w:val="de-CH"/>
                <w:rPrChange w:id="88" w:author="Remo Herren" w:date="2009-04-28T17:24:00Z">
                  <w:rPr>
                    <w:lang w:val="de-DE"/>
                  </w:rPr>
                </w:rPrChange>
              </w:rPr>
              <w:t>Keines</w:t>
            </w:r>
          </w:p>
        </w:tc>
      </w:tr>
      <w:tr w:rsidR="00E44953" w:rsidRPr="00AA4CC9" w14:paraId="555B21E9"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E6" w14:textId="77777777" w:rsidR="00E44953" w:rsidRPr="00AA4CC9" w:rsidRDefault="00462FC5" w:rsidP="008C6CFF">
            <w:pPr>
              <w:tabs>
                <w:tab w:val="left" w:pos="5220"/>
              </w:tabs>
              <w:rPr>
                <w:b/>
                <w:bCs/>
                <w:noProof/>
                <w:lang w:val="de-CH"/>
                <w:rPrChange w:id="89" w:author="Remo Herren" w:date="2009-04-28T17:24:00Z">
                  <w:rPr>
                    <w:b/>
                    <w:bCs/>
                    <w:lang w:val="de-DE"/>
                  </w:rPr>
                </w:rPrChange>
              </w:rPr>
            </w:pPr>
            <w:r w:rsidRPr="00462FC5">
              <w:rPr>
                <w:b/>
                <w:bCs/>
                <w:noProof/>
                <w:lang w:val="de-CH"/>
                <w:rPrChange w:id="90" w:author="Remo Herren" w:date="2009-04-28T17:24:00Z">
                  <w:rPr>
                    <w:b/>
                    <w:bCs/>
                    <w:lang w:val="de-DE"/>
                  </w:rPr>
                </w:rPrChange>
              </w:rPr>
              <w:t>Fehlerbehandlung</w:t>
            </w:r>
          </w:p>
        </w:tc>
        <w:tc>
          <w:tcPr>
            <w:tcW w:w="7938" w:type="dxa"/>
            <w:gridSpan w:val="5"/>
            <w:tcBorders>
              <w:top w:val="single" w:sz="4" w:space="0" w:color="auto"/>
              <w:left w:val="single" w:sz="4" w:space="0" w:color="auto"/>
              <w:bottom w:val="single" w:sz="4" w:space="0" w:color="auto"/>
              <w:right w:val="single" w:sz="4" w:space="0" w:color="auto"/>
            </w:tcBorders>
          </w:tcPr>
          <w:p w14:paraId="555B21E7" w14:textId="77777777" w:rsidR="00E44953" w:rsidRPr="00AA4CC9" w:rsidRDefault="00462FC5" w:rsidP="003D11FB">
            <w:pPr>
              <w:tabs>
                <w:tab w:val="left" w:pos="5220"/>
              </w:tabs>
              <w:jc w:val="both"/>
              <w:rPr>
                <w:noProof/>
                <w:lang w:val="de-CH"/>
                <w:rPrChange w:id="91" w:author="Remo Herren" w:date="2009-04-28T17:24:00Z">
                  <w:rPr>
                    <w:lang w:val="de-DE"/>
                  </w:rPr>
                </w:rPrChange>
              </w:rPr>
            </w:pPr>
            <w:r w:rsidRPr="00462FC5">
              <w:rPr>
                <w:noProof/>
                <w:lang w:val="de-CH"/>
                <w:rPrChange w:id="92" w:author="Remo Herren" w:date="2009-04-28T17:24:00Z">
                  <w:rPr>
                    <w:lang w:val="de-DE"/>
                  </w:rPr>
                </w:rPrChange>
              </w:rPr>
              <w:t>Es wird kein Suchresultat angezeigt:</w:t>
            </w:r>
          </w:p>
          <w:p w14:paraId="555B21E8" w14:textId="77777777" w:rsidR="00E44953" w:rsidRPr="00AA4CC9" w:rsidRDefault="00462FC5" w:rsidP="00E44953">
            <w:pPr>
              <w:pStyle w:val="ListParagraph"/>
              <w:numPr>
                <w:ilvl w:val="0"/>
                <w:numId w:val="40"/>
              </w:numPr>
              <w:tabs>
                <w:tab w:val="left" w:pos="5220"/>
              </w:tabs>
              <w:jc w:val="both"/>
              <w:rPr>
                <w:rFonts w:cs="Tahoma"/>
                <w:noProof/>
                <w:lang w:val="de-CH"/>
                <w:rPrChange w:id="93" w:author="Remo Herren" w:date="2009-04-28T17:24:00Z">
                  <w:rPr>
                    <w:rFonts w:cs="Tahoma"/>
                    <w:lang w:val="de-DE"/>
                  </w:rPr>
                </w:rPrChange>
              </w:rPr>
            </w:pPr>
            <w:r w:rsidRPr="00462FC5">
              <w:rPr>
                <w:noProof/>
                <w:lang w:val="de-CH"/>
                <w:rPrChange w:id="94" w:author="Remo Herren" w:date="2009-04-28T17:24:00Z">
                  <w:rPr>
                    <w:lang w:val="de-DE"/>
                  </w:rPr>
                </w:rPrChange>
              </w:rPr>
              <w:t>Nutzer muss Kriterien anpassen</w:t>
            </w:r>
          </w:p>
        </w:tc>
      </w:tr>
      <w:tr w:rsidR="00E44953" w:rsidRPr="00AA4CC9" w14:paraId="555B21EC"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EA" w14:textId="77777777" w:rsidR="00E44953" w:rsidRPr="00AA4CC9" w:rsidRDefault="00462FC5" w:rsidP="008C6CFF">
            <w:pPr>
              <w:tabs>
                <w:tab w:val="left" w:pos="5220"/>
              </w:tabs>
              <w:rPr>
                <w:b/>
                <w:bCs/>
                <w:noProof/>
                <w:lang w:val="de-CH"/>
                <w:rPrChange w:id="95" w:author="Remo Herren" w:date="2009-04-28T17:24:00Z">
                  <w:rPr>
                    <w:b/>
                    <w:bCs/>
                    <w:lang w:val="de-DE"/>
                  </w:rPr>
                </w:rPrChange>
              </w:rPr>
            </w:pPr>
            <w:r w:rsidRPr="00462FC5">
              <w:rPr>
                <w:b/>
                <w:bCs/>
                <w:noProof/>
                <w:lang w:val="de-CH"/>
                <w:rPrChange w:id="96" w:author="Remo Herren" w:date="2009-04-28T17:24:00Z">
                  <w:rPr>
                    <w:b/>
                    <w:bCs/>
                    <w:lang w:val="de-DE"/>
                  </w:rPr>
                </w:rPrChange>
              </w:rPr>
              <w:t>Regeln + Bedingungen</w:t>
            </w:r>
          </w:p>
        </w:tc>
        <w:tc>
          <w:tcPr>
            <w:tcW w:w="7938" w:type="dxa"/>
            <w:gridSpan w:val="5"/>
            <w:tcBorders>
              <w:top w:val="single" w:sz="4" w:space="0" w:color="auto"/>
              <w:left w:val="single" w:sz="4" w:space="0" w:color="auto"/>
              <w:bottom w:val="single" w:sz="4" w:space="0" w:color="auto"/>
              <w:right w:val="single" w:sz="4" w:space="0" w:color="auto"/>
            </w:tcBorders>
          </w:tcPr>
          <w:p w14:paraId="555B21EB" w14:textId="77777777" w:rsidR="00E44953" w:rsidRPr="00AA4CC9" w:rsidRDefault="00462FC5" w:rsidP="001D7002">
            <w:pPr>
              <w:tabs>
                <w:tab w:val="left" w:pos="5220"/>
              </w:tabs>
              <w:jc w:val="both"/>
              <w:rPr>
                <w:noProof/>
                <w:lang w:val="de-CH"/>
                <w:rPrChange w:id="97" w:author="Remo Herren" w:date="2009-04-28T17:24:00Z">
                  <w:rPr>
                    <w:lang w:val="de-CH"/>
                  </w:rPr>
                </w:rPrChange>
              </w:rPr>
            </w:pPr>
            <w:commentRangeStart w:id="98"/>
            <w:r>
              <w:rPr>
                <w:noProof/>
                <w:lang w:val="de-CH"/>
                <w:rPrChange w:id="99" w:author="Remo Herren" w:date="2009-04-28T17:24:00Z">
                  <w:rPr>
                    <w:lang w:val="de-CH"/>
                  </w:rPr>
                </w:rPrChange>
              </w:rPr>
              <w:t>Funktionsrechte von SUC 201.001 gelten</w:t>
            </w:r>
            <w:commentRangeEnd w:id="98"/>
            <w:r w:rsidRPr="00462FC5">
              <w:rPr>
                <w:rStyle w:val="CommentReference"/>
                <w:noProof/>
                <w:lang w:val="de-CH"/>
                <w:rPrChange w:id="100" w:author="Remo Herren" w:date="2009-04-28T17:24:00Z">
                  <w:rPr>
                    <w:rStyle w:val="CommentReference"/>
                  </w:rPr>
                </w:rPrChange>
              </w:rPr>
              <w:commentReference w:id="98"/>
            </w:r>
          </w:p>
        </w:tc>
      </w:tr>
      <w:tr w:rsidR="00E44953" w:rsidRPr="00935B84" w14:paraId="555B21EF"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ED" w14:textId="77777777" w:rsidR="00E44953" w:rsidRPr="00AA4CC9" w:rsidRDefault="00462FC5" w:rsidP="008C6CFF">
            <w:pPr>
              <w:tabs>
                <w:tab w:val="left" w:pos="5220"/>
              </w:tabs>
              <w:rPr>
                <w:b/>
                <w:bCs/>
                <w:noProof/>
                <w:lang w:val="de-CH"/>
                <w:rPrChange w:id="101" w:author="Remo Herren" w:date="2009-04-28T17:24:00Z">
                  <w:rPr>
                    <w:b/>
                    <w:bCs/>
                    <w:lang w:val="de-DE"/>
                  </w:rPr>
                </w:rPrChange>
              </w:rPr>
            </w:pPr>
            <w:r w:rsidRPr="00462FC5">
              <w:rPr>
                <w:b/>
                <w:bCs/>
                <w:noProof/>
                <w:lang w:val="de-CH"/>
                <w:rPrChange w:id="102" w:author="Remo Herren" w:date="2009-04-28T17:24:00Z">
                  <w:rPr>
                    <w:b/>
                    <w:bCs/>
                    <w:sz w:val="16"/>
                    <w:szCs w:val="16"/>
                    <w:lang w:val="de-DE"/>
                  </w:rPr>
                </w:rPrChange>
              </w:rPr>
              <w:t>Qualitätsanforderungen</w:t>
            </w:r>
          </w:p>
        </w:tc>
        <w:tc>
          <w:tcPr>
            <w:tcW w:w="7938" w:type="dxa"/>
            <w:gridSpan w:val="5"/>
            <w:tcBorders>
              <w:top w:val="single" w:sz="4" w:space="0" w:color="auto"/>
              <w:left w:val="single" w:sz="4" w:space="0" w:color="auto"/>
              <w:bottom w:val="single" w:sz="4" w:space="0" w:color="auto"/>
              <w:right w:val="single" w:sz="4" w:space="0" w:color="auto"/>
            </w:tcBorders>
          </w:tcPr>
          <w:p w14:paraId="555B21EE" w14:textId="77777777" w:rsidR="00E44953" w:rsidRPr="00AA4CC9" w:rsidRDefault="00462FC5" w:rsidP="001D7002">
            <w:pPr>
              <w:tabs>
                <w:tab w:val="left" w:pos="5220"/>
              </w:tabs>
              <w:jc w:val="both"/>
              <w:rPr>
                <w:noProof/>
                <w:lang w:val="de-CH"/>
                <w:rPrChange w:id="103" w:author="Remo Herren" w:date="2009-04-28T17:24:00Z">
                  <w:rPr>
                    <w:lang w:val="de-DE"/>
                  </w:rPr>
                </w:rPrChange>
              </w:rPr>
            </w:pPr>
            <w:r w:rsidRPr="00462FC5">
              <w:rPr>
                <w:noProof/>
                <w:lang w:val="de-CH"/>
                <w:rPrChange w:id="104" w:author="Remo Herren" w:date="2009-04-28T17:24:00Z">
                  <w:rPr>
                    <w:sz w:val="16"/>
                    <w:szCs w:val="16"/>
                    <w:lang w:val="de-DE"/>
                  </w:rPr>
                </w:rPrChange>
              </w:rPr>
              <w:t>Die Qualitätsanforderungen aus SUC 201.001 gelten so weit dies bei Kalenderansichten möglich ist.</w:t>
            </w:r>
          </w:p>
        </w:tc>
      </w:tr>
      <w:tr w:rsidR="00E44953" w:rsidRPr="00AA4CC9" w14:paraId="555B21F2" w14:textId="77777777"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14:paraId="555B21F0" w14:textId="77777777" w:rsidR="00E44953" w:rsidRPr="00AA4CC9" w:rsidRDefault="00462FC5" w:rsidP="008C6CFF">
            <w:pPr>
              <w:tabs>
                <w:tab w:val="left" w:pos="5220"/>
              </w:tabs>
              <w:rPr>
                <w:b/>
                <w:bCs/>
                <w:noProof/>
                <w:lang w:val="de-CH"/>
                <w:rPrChange w:id="105" w:author="Remo Herren" w:date="2009-04-28T17:24:00Z">
                  <w:rPr>
                    <w:b/>
                    <w:bCs/>
                    <w:lang w:val="de-DE"/>
                  </w:rPr>
                </w:rPrChange>
              </w:rPr>
            </w:pPr>
            <w:r w:rsidRPr="00462FC5">
              <w:rPr>
                <w:b/>
                <w:bCs/>
                <w:noProof/>
                <w:lang w:val="de-CH"/>
                <w:rPrChange w:id="106" w:author="Remo Herren" w:date="2009-04-28T17:24:00Z">
                  <w:rPr>
                    <w:b/>
                    <w:bCs/>
                    <w:sz w:val="16"/>
                    <w:szCs w:val="16"/>
                    <w:lang w:val="de-DE"/>
                  </w:rPr>
                </w:rPrChange>
              </w:rPr>
              <w:t>Nachbedingung</w:t>
            </w:r>
          </w:p>
        </w:tc>
        <w:tc>
          <w:tcPr>
            <w:tcW w:w="7938" w:type="dxa"/>
            <w:gridSpan w:val="5"/>
            <w:tcBorders>
              <w:top w:val="single" w:sz="4" w:space="0" w:color="auto"/>
              <w:left w:val="single" w:sz="4" w:space="0" w:color="auto"/>
              <w:bottom w:val="single" w:sz="4" w:space="0" w:color="auto"/>
              <w:right w:val="single" w:sz="4" w:space="0" w:color="auto"/>
            </w:tcBorders>
          </w:tcPr>
          <w:p w14:paraId="555B21F1" w14:textId="77777777" w:rsidR="00E44953" w:rsidRPr="00AA4CC9" w:rsidRDefault="00E44953" w:rsidP="00432E33">
            <w:pPr>
              <w:tabs>
                <w:tab w:val="left" w:pos="5220"/>
              </w:tabs>
              <w:jc w:val="both"/>
              <w:rPr>
                <w:noProof/>
                <w:lang w:val="de-CH"/>
                <w:rPrChange w:id="107" w:author="Remo Herren" w:date="2009-04-28T17:24:00Z">
                  <w:rPr>
                    <w:lang w:val="de-DE"/>
                  </w:rPr>
                </w:rPrChange>
              </w:rPr>
            </w:pPr>
          </w:p>
        </w:tc>
      </w:tr>
      <w:tr w:rsidR="00E44953" w:rsidRPr="00AA4CC9" w14:paraId="555B21F7" w14:textId="77777777" w:rsidTr="006E5D9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Height w:val="70"/>
        </w:trPr>
        <w:tc>
          <w:tcPr>
            <w:tcW w:w="2187" w:type="dxa"/>
            <w:gridSpan w:val="2"/>
            <w:vMerge w:val="restart"/>
            <w:tcBorders>
              <w:top w:val="single" w:sz="4" w:space="0" w:color="auto"/>
              <w:left w:val="single" w:sz="4" w:space="0" w:color="auto"/>
              <w:right w:val="single" w:sz="4" w:space="0" w:color="auto"/>
            </w:tcBorders>
          </w:tcPr>
          <w:p w14:paraId="555B21F3" w14:textId="77777777" w:rsidR="00E44953" w:rsidRPr="00AA4CC9" w:rsidRDefault="00462FC5" w:rsidP="008C6CFF">
            <w:pPr>
              <w:tabs>
                <w:tab w:val="left" w:pos="5220"/>
              </w:tabs>
              <w:rPr>
                <w:b/>
                <w:bCs/>
                <w:noProof/>
                <w:lang w:val="de-CH"/>
                <w:rPrChange w:id="108" w:author="Remo Herren" w:date="2009-04-28T17:24:00Z">
                  <w:rPr>
                    <w:b/>
                    <w:bCs/>
                    <w:lang w:val="de-DE"/>
                  </w:rPr>
                </w:rPrChange>
              </w:rPr>
            </w:pPr>
            <w:r w:rsidRPr="00462FC5">
              <w:rPr>
                <w:b/>
                <w:bCs/>
                <w:noProof/>
                <w:lang w:val="de-CH"/>
                <w:rPrChange w:id="109" w:author="Remo Herren" w:date="2009-04-28T17:24:00Z">
                  <w:rPr>
                    <w:b/>
                    <w:bCs/>
                    <w:sz w:val="16"/>
                    <w:szCs w:val="16"/>
                    <w:lang w:val="de-DE"/>
                  </w:rPr>
                </w:rPrChange>
              </w:rPr>
              <w:t>Beziehungen (UC)</w:t>
            </w:r>
          </w:p>
        </w:tc>
        <w:tc>
          <w:tcPr>
            <w:tcW w:w="2646" w:type="dxa"/>
            <w:tcBorders>
              <w:top w:val="single" w:sz="4" w:space="0" w:color="auto"/>
              <w:left w:val="single" w:sz="4" w:space="0" w:color="auto"/>
              <w:bottom w:val="single" w:sz="4" w:space="0" w:color="auto"/>
              <w:right w:val="single" w:sz="4" w:space="0" w:color="auto"/>
            </w:tcBorders>
          </w:tcPr>
          <w:p w14:paraId="555B21F4" w14:textId="77777777" w:rsidR="00E44953" w:rsidRPr="00AA4CC9" w:rsidRDefault="00462FC5" w:rsidP="00432E33">
            <w:pPr>
              <w:tabs>
                <w:tab w:val="left" w:pos="5220"/>
              </w:tabs>
              <w:jc w:val="both"/>
              <w:rPr>
                <w:noProof/>
                <w:lang w:val="de-CH"/>
                <w:rPrChange w:id="110" w:author="Remo Herren" w:date="2009-04-28T17:24:00Z">
                  <w:rPr>
                    <w:lang w:val="de-DE"/>
                  </w:rPr>
                </w:rPrChange>
              </w:rPr>
            </w:pPr>
            <w:r w:rsidRPr="00462FC5">
              <w:rPr>
                <w:noProof/>
                <w:lang w:val="de-CH"/>
                <w:rPrChange w:id="111" w:author="Remo Herren" w:date="2009-04-28T17:24:00Z">
                  <w:rPr>
                    <w:sz w:val="16"/>
                    <w:szCs w:val="16"/>
                    <w:lang w:val="de-DE"/>
                  </w:rPr>
                </w:rPrChange>
              </w:rPr>
              <w:t>Enthalten</w:t>
            </w:r>
          </w:p>
        </w:tc>
        <w:tc>
          <w:tcPr>
            <w:tcW w:w="2646" w:type="dxa"/>
            <w:gridSpan w:val="2"/>
            <w:tcBorders>
              <w:top w:val="single" w:sz="4" w:space="0" w:color="auto"/>
              <w:left w:val="single" w:sz="4" w:space="0" w:color="auto"/>
              <w:bottom w:val="single" w:sz="4" w:space="0" w:color="auto"/>
              <w:right w:val="single" w:sz="4" w:space="0" w:color="auto"/>
            </w:tcBorders>
          </w:tcPr>
          <w:p w14:paraId="555B21F5" w14:textId="77777777" w:rsidR="00E44953" w:rsidRPr="00AA4CC9" w:rsidRDefault="00462FC5" w:rsidP="00432E33">
            <w:pPr>
              <w:tabs>
                <w:tab w:val="left" w:pos="5220"/>
              </w:tabs>
              <w:jc w:val="both"/>
              <w:rPr>
                <w:noProof/>
                <w:lang w:val="de-CH"/>
                <w:rPrChange w:id="112" w:author="Remo Herren" w:date="2009-04-28T17:24:00Z">
                  <w:rPr>
                    <w:lang w:val="de-DE"/>
                  </w:rPr>
                </w:rPrChange>
              </w:rPr>
            </w:pPr>
            <w:r w:rsidRPr="00462FC5">
              <w:rPr>
                <w:noProof/>
                <w:lang w:val="de-CH"/>
                <w:rPrChange w:id="113" w:author="Remo Herren" w:date="2009-04-28T17:24:00Z">
                  <w:rPr>
                    <w:sz w:val="16"/>
                    <w:szCs w:val="16"/>
                    <w:lang w:val="de-DE"/>
                  </w:rPr>
                </w:rPrChange>
              </w:rPr>
              <w:t>Erweitert</w:t>
            </w:r>
          </w:p>
        </w:tc>
        <w:tc>
          <w:tcPr>
            <w:tcW w:w="2646" w:type="dxa"/>
            <w:gridSpan w:val="2"/>
            <w:tcBorders>
              <w:top w:val="single" w:sz="4" w:space="0" w:color="auto"/>
              <w:left w:val="single" w:sz="4" w:space="0" w:color="auto"/>
              <w:bottom w:val="single" w:sz="4" w:space="0" w:color="auto"/>
              <w:right w:val="single" w:sz="4" w:space="0" w:color="auto"/>
            </w:tcBorders>
          </w:tcPr>
          <w:p w14:paraId="555B21F6" w14:textId="77777777" w:rsidR="00E44953" w:rsidRPr="00AA4CC9" w:rsidRDefault="00462FC5" w:rsidP="00432E33">
            <w:pPr>
              <w:tabs>
                <w:tab w:val="left" w:pos="5220"/>
              </w:tabs>
              <w:jc w:val="both"/>
              <w:rPr>
                <w:noProof/>
                <w:lang w:val="de-CH"/>
                <w:rPrChange w:id="114" w:author="Remo Herren" w:date="2009-04-28T17:24:00Z">
                  <w:rPr>
                    <w:lang w:val="de-DE"/>
                  </w:rPr>
                </w:rPrChange>
              </w:rPr>
            </w:pPr>
            <w:r w:rsidRPr="00462FC5">
              <w:rPr>
                <w:noProof/>
                <w:lang w:val="de-CH"/>
                <w:rPrChange w:id="115" w:author="Remo Herren" w:date="2009-04-28T17:24:00Z">
                  <w:rPr>
                    <w:sz w:val="16"/>
                    <w:szCs w:val="16"/>
                    <w:lang w:val="de-DE"/>
                  </w:rPr>
                </w:rPrChange>
              </w:rPr>
              <w:t>Vererbung</w:t>
            </w:r>
          </w:p>
        </w:tc>
      </w:tr>
      <w:tr w:rsidR="00E44953" w:rsidRPr="00AA4CC9" w14:paraId="555B21FD" w14:textId="77777777" w:rsidTr="006E5D9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Height w:val="70"/>
        </w:trPr>
        <w:tc>
          <w:tcPr>
            <w:tcW w:w="2187" w:type="dxa"/>
            <w:gridSpan w:val="2"/>
            <w:vMerge/>
            <w:tcBorders>
              <w:left w:val="single" w:sz="4" w:space="0" w:color="auto"/>
              <w:bottom w:val="single" w:sz="4" w:space="0" w:color="auto"/>
              <w:right w:val="single" w:sz="4" w:space="0" w:color="auto"/>
            </w:tcBorders>
          </w:tcPr>
          <w:p w14:paraId="555B21F8" w14:textId="77777777" w:rsidR="00E44953" w:rsidRPr="00AA4CC9" w:rsidRDefault="00E44953" w:rsidP="008C6CFF">
            <w:pPr>
              <w:tabs>
                <w:tab w:val="left" w:pos="5220"/>
              </w:tabs>
              <w:rPr>
                <w:b/>
                <w:bCs/>
                <w:noProof/>
                <w:lang w:val="de-CH"/>
                <w:rPrChange w:id="116" w:author="Remo Herren" w:date="2009-04-28T17:24:00Z">
                  <w:rPr>
                    <w:b/>
                    <w:bCs/>
                    <w:lang w:val="de-DE"/>
                  </w:rPr>
                </w:rPrChange>
              </w:rPr>
            </w:pPr>
          </w:p>
        </w:tc>
        <w:tc>
          <w:tcPr>
            <w:tcW w:w="2646" w:type="dxa"/>
            <w:tcBorders>
              <w:top w:val="single" w:sz="4" w:space="0" w:color="auto"/>
              <w:left w:val="single" w:sz="4" w:space="0" w:color="auto"/>
              <w:bottom w:val="single" w:sz="4" w:space="0" w:color="auto"/>
              <w:right w:val="single" w:sz="4" w:space="0" w:color="auto"/>
            </w:tcBorders>
          </w:tcPr>
          <w:p w14:paraId="555B21F9" w14:textId="77777777" w:rsidR="00E44953" w:rsidRPr="00AA4CC9" w:rsidRDefault="00462FC5" w:rsidP="005862B3">
            <w:pPr>
              <w:tabs>
                <w:tab w:val="left" w:pos="5220"/>
              </w:tabs>
              <w:jc w:val="both"/>
              <w:rPr>
                <w:noProof/>
                <w:lang w:val="de-CH"/>
                <w:rPrChange w:id="117" w:author="Remo Herren" w:date="2009-04-28T17:24:00Z">
                  <w:rPr>
                    <w:lang w:val="de-DE"/>
                  </w:rPr>
                </w:rPrChange>
              </w:rPr>
            </w:pPr>
            <w:ins w:id="118" w:author="Remo Herren" w:date="2009-04-28T17:21:00Z">
              <w:r w:rsidRPr="00462FC5">
                <w:rPr>
                  <w:noProof/>
                  <w:lang w:val="de-CH"/>
                  <w:rPrChange w:id="119" w:author="Remo Herren" w:date="2009-04-28T17:24:00Z">
                    <w:rPr>
                      <w:sz w:val="16"/>
                      <w:szCs w:val="16"/>
                      <w:lang w:val="de-DE"/>
                    </w:rPr>
                  </w:rPrChange>
                </w:rPr>
                <w:t>siehe Anhang</w:t>
              </w:r>
            </w:ins>
          </w:p>
          <w:p w14:paraId="555B21FA" w14:textId="77777777" w:rsidR="00E44953" w:rsidRPr="00AA4CC9" w:rsidRDefault="00E44953" w:rsidP="00432E33">
            <w:pPr>
              <w:tabs>
                <w:tab w:val="left" w:pos="5220"/>
              </w:tabs>
              <w:jc w:val="both"/>
              <w:rPr>
                <w:noProof/>
                <w:lang w:val="de-CH"/>
                <w:rPrChange w:id="120" w:author="Remo Herren" w:date="2009-04-28T17:24:00Z">
                  <w:rPr>
                    <w:lang w:val="de-DE"/>
                  </w:rPr>
                </w:rPrChange>
              </w:rPr>
            </w:pPr>
          </w:p>
        </w:tc>
        <w:tc>
          <w:tcPr>
            <w:tcW w:w="2646" w:type="dxa"/>
            <w:gridSpan w:val="2"/>
            <w:tcBorders>
              <w:top w:val="single" w:sz="4" w:space="0" w:color="auto"/>
              <w:left w:val="single" w:sz="4" w:space="0" w:color="auto"/>
              <w:bottom w:val="single" w:sz="4" w:space="0" w:color="auto"/>
              <w:right w:val="single" w:sz="4" w:space="0" w:color="auto"/>
            </w:tcBorders>
          </w:tcPr>
          <w:p w14:paraId="555B21FB" w14:textId="77777777" w:rsidR="00E44953" w:rsidRPr="00AA4CC9" w:rsidRDefault="00E44953" w:rsidP="00432E33">
            <w:pPr>
              <w:tabs>
                <w:tab w:val="left" w:pos="5220"/>
              </w:tabs>
              <w:jc w:val="both"/>
              <w:rPr>
                <w:noProof/>
                <w:lang w:val="de-CH"/>
                <w:rPrChange w:id="121" w:author="Remo Herren" w:date="2009-04-28T17:24:00Z">
                  <w:rPr>
                    <w:lang w:val="de-DE"/>
                  </w:rPr>
                </w:rPrChange>
              </w:rPr>
            </w:pPr>
          </w:p>
        </w:tc>
        <w:tc>
          <w:tcPr>
            <w:tcW w:w="2646" w:type="dxa"/>
            <w:gridSpan w:val="2"/>
            <w:tcBorders>
              <w:top w:val="single" w:sz="4" w:space="0" w:color="auto"/>
              <w:left w:val="single" w:sz="4" w:space="0" w:color="auto"/>
              <w:bottom w:val="single" w:sz="4" w:space="0" w:color="auto"/>
              <w:right w:val="single" w:sz="4" w:space="0" w:color="auto"/>
            </w:tcBorders>
          </w:tcPr>
          <w:p w14:paraId="555B21FC" w14:textId="77777777" w:rsidR="00E44953" w:rsidRPr="00AA4CC9" w:rsidRDefault="00E44953" w:rsidP="00432E33">
            <w:pPr>
              <w:tabs>
                <w:tab w:val="left" w:pos="5220"/>
              </w:tabs>
              <w:jc w:val="both"/>
              <w:rPr>
                <w:noProof/>
                <w:lang w:val="de-CH"/>
                <w:rPrChange w:id="122" w:author="Remo Herren" w:date="2009-04-28T17:24:00Z">
                  <w:rPr>
                    <w:lang w:val="de-DE"/>
                  </w:rPr>
                </w:rPrChange>
              </w:rPr>
            </w:pPr>
          </w:p>
        </w:tc>
      </w:tr>
    </w:tbl>
    <w:p w14:paraId="555B21FE" w14:textId="77777777" w:rsidR="000F0A5D" w:rsidRPr="00AA4CC9" w:rsidRDefault="000F0A5D" w:rsidP="000F0A5D">
      <w:pPr>
        <w:pStyle w:val="Heading1"/>
        <w:keepNext w:val="0"/>
        <w:rPr>
          <w:noProof/>
          <w:lang w:val="de-CH"/>
          <w:rPrChange w:id="123" w:author="Remo Herren" w:date="2009-04-28T17:24:00Z">
            <w:rPr>
              <w:lang w:val="de-DE"/>
            </w:rPr>
          </w:rPrChange>
        </w:rPr>
      </w:pPr>
    </w:p>
    <w:p w14:paraId="555B21FF" w14:textId="77777777" w:rsidR="00CB6120" w:rsidRPr="00AA4CC9" w:rsidRDefault="00CB6120" w:rsidP="00931341">
      <w:pPr>
        <w:pStyle w:val="Heading1"/>
        <w:keepNext w:val="0"/>
        <w:rPr>
          <w:noProof/>
          <w:lang w:val="de-CH"/>
          <w:rPrChange w:id="124" w:author="Remo Herren" w:date="2009-04-28T17:24:00Z">
            <w:rPr>
              <w:lang w:val="de-DE"/>
            </w:rPr>
          </w:rPrChange>
        </w:rPr>
      </w:pPr>
    </w:p>
    <w:p w14:paraId="555B2200" w14:textId="77777777" w:rsidR="00CB6120" w:rsidRPr="00AA4CC9" w:rsidRDefault="00CB6120" w:rsidP="00931341">
      <w:pPr>
        <w:pStyle w:val="Heading1"/>
        <w:keepNext w:val="0"/>
        <w:rPr>
          <w:noProof/>
          <w:lang w:val="de-CH"/>
          <w:rPrChange w:id="125" w:author="Remo Herren" w:date="2009-04-28T17:24:00Z">
            <w:rPr>
              <w:lang w:val="de-DE"/>
            </w:rPr>
          </w:rPrChange>
        </w:rPr>
      </w:pPr>
    </w:p>
    <w:p w14:paraId="555B2201" w14:textId="77777777" w:rsidR="00CB6120" w:rsidRPr="00AA4CC9" w:rsidRDefault="00CB6120" w:rsidP="00931341">
      <w:pPr>
        <w:pStyle w:val="Heading1"/>
        <w:keepNext w:val="0"/>
        <w:rPr>
          <w:noProof/>
          <w:lang w:val="de-CH"/>
          <w:rPrChange w:id="126" w:author="Remo Herren" w:date="2009-04-28T17:24:00Z">
            <w:rPr>
              <w:lang w:val="de-DE"/>
            </w:rPr>
          </w:rPrChange>
        </w:rPr>
      </w:pPr>
    </w:p>
    <w:p w14:paraId="555B2202" w14:textId="77777777" w:rsidR="00CB6120" w:rsidRPr="00AA4CC9" w:rsidRDefault="00CB6120" w:rsidP="00931341">
      <w:pPr>
        <w:pStyle w:val="Heading1"/>
        <w:keepNext w:val="0"/>
        <w:rPr>
          <w:noProof/>
          <w:lang w:val="de-CH"/>
          <w:rPrChange w:id="127" w:author="Remo Herren" w:date="2009-04-28T17:24:00Z">
            <w:rPr>
              <w:lang w:val="de-DE"/>
            </w:rPr>
          </w:rPrChange>
        </w:rPr>
      </w:pPr>
    </w:p>
    <w:p w14:paraId="555B2203" w14:textId="77777777" w:rsidR="00CB6120" w:rsidRPr="00AA4CC9" w:rsidRDefault="00CB6120" w:rsidP="00931341">
      <w:pPr>
        <w:pStyle w:val="Heading1"/>
        <w:keepNext w:val="0"/>
        <w:rPr>
          <w:noProof/>
          <w:lang w:val="de-CH"/>
          <w:rPrChange w:id="128" w:author="Remo Herren" w:date="2009-04-28T17:24:00Z">
            <w:rPr>
              <w:lang w:val="de-DE"/>
            </w:rPr>
          </w:rPrChange>
        </w:rPr>
      </w:pPr>
    </w:p>
    <w:p w14:paraId="555B2204" w14:textId="77777777" w:rsidR="00931341" w:rsidRPr="00AA4CC9" w:rsidRDefault="00462FC5" w:rsidP="00931341">
      <w:pPr>
        <w:pStyle w:val="Heading1"/>
        <w:keepNext w:val="0"/>
        <w:rPr>
          <w:noProof/>
          <w:lang w:val="de-CH"/>
          <w:rPrChange w:id="129" w:author="Remo Herren" w:date="2009-04-28T17:24:00Z">
            <w:rPr>
              <w:lang w:val="de-DE"/>
            </w:rPr>
          </w:rPrChange>
        </w:rPr>
      </w:pPr>
      <w:r w:rsidRPr="00462FC5">
        <w:rPr>
          <w:noProof/>
          <w:lang w:val="de-CH"/>
          <w:rPrChange w:id="130" w:author="Remo Herren" w:date="2009-04-28T17:24:00Z">
            <w:rPr>
              <w:b w:val="0"/>
              <w:bCs w:val="0"/>
              <w:sz w:val="16"/>
              <w:szCs w:val="16"/>
              <w:u w:val="none"/>
              <w:lang w:val="de-DE"/>
            </w:rPr>
          </w:rPrChange>
        </w:rPr>
        <w:lastRenderedPageBreak/>
        <w:t>Use Case Details</w:t>
      </w:r>
    </w:p>
    <w:p w14:paraId="555B2205" w14:textId="77777777" w:rsidR="00931341" w:rsidRPr="00AA4CC9" w:rsidRDefault="00931341" w:rsidP="00931341">
      <w:pPr>
        <w:rPr>
          <w:noProof/>
          <w:lang w:val="de-CH"/>
          <w:rPrChange w:id="131" w:author="Remo Herren" w:date="2009-04-28T17:24:00Z">
            <w:rPr>
              <w:lang w:val="de-DE"/>
            </w:rPr>
          </w:rPrChange>
        </w:rPr>
      </w:pPr>
    </w:p>
    <w:tbl>
      <w:tblPr>
        <w:tblStyle w:val="TableGrid"/>
        <w:tblW w:w="0" w:type="auto"/>
        <w:tblLayout w:type="fixed"/>
        <w:tblLook w:val="04A0" w:firstRow="1" w:lastRow="0" w:firstColumn="1" w:lastColumn="0" w:noHBand="0" w:noVBand="1"/>
      </w:tblPr>
      <w:tblGrid>
        <w:gridCol w:w="4928"/>
        <w:gridCol w:w="4678"/>
      </w:tblGrid>
      <w:tr w:rsidR="00931341" w:rsidRPr="00935B84" w14:paraId="555B2207" w14:textId="77777777" w:rsidTr="003D11FB">
        <w:tc>
          <w:tcPr>
            <w:tcW w:w="9606" w:type="dxa"/>
            <w:gridSpan w:val="2"/>
          </w:tcPr>
          <w:p w14:paraId="555B2206" w14:textId="77777777" w:rsidR="00931341" w:rsidRPr="00AA4CC9" w:rsidRDefault="00462FC5" w:rsidP="00931341">
            <w:pPr>
              <w:pStyle w:val="Heading2"/>
              <w:rPr>
                <w:noProof/>
                <w:lang w:val="de-CH"/>
                <w:rPrChange w:id="132" w:author="Remo Herren" w:date="2009-04-28T17:24:00Z">
                  <w:rPr>
                    <w:lang w:val="de-CH"/>
                  </w:rPr>
                </w:rPrChange>
              </w:rPr>
            </w:pPr>
            <w:r w:rsidRPr="00462FC5">
              <w:rPr>
                <w:noProof/>
                <w:lang w:val="de-CH"/>
                <w:rPrChange w:id="133" w:author="Remo Herren" w:date="2009-04-28T17:24:00Z">
                  <w:rPr>
                    <w:b w:val="0"/>
                    <w:bCs w:val="0"/>
                    <w:sz w:val="16"/>
                    <w:szCs w:val="16"/>
                    <w:lang w:val="de-DE"/>
                  </w:rPr>
                </w:rPrChange>
              </w:rPr>
              <w:t>Schritt 1 -</w:t>
            </w:r>
            <w:r w:rsidRPr="00462FC5">
              <w:rPr>
                <w:noProof/>
                <w:sz w:val="20"/>
                <w:szCs w:val="20"/>
                <w:lang w:val="de-CH"/>
                <w:rPrChange w:id="134" w:author="Remo Herren" w:date="2009-04-28T17:24:00Z">
                  <w:rPr>
                    <w:b w:val="0"/>
                    <w:bCs w:val="0"/>
                    <w:sz w:val="20"/>
                    <w:szCs w:val="20"/>
                    <w:lang w:val="de-DE"/>
                  </w:rPr>
                </w:rPrChange>
              </w:rPr>
              <w:t xml:space="preserve"> </w:t>
            </w:r>
            <w:r w:rsidRPr="00462FC5">
              <w:rPr>
                <w:b w:val="0"/>
                <w:noProof/>
                <w:sz w:val="20"/>
                <w:szCs w:val="20"/>
                <w:lang w:val="de-CH"/>
                <w:rPrChange w:id="135" w:author="Remo Herren" w:date="2009-04-28T17:24:00Z">
                  <w:rPr>
                    <w:b w:val="0"/>
                    <w:bCs w:val="0"/>
                    <w:sz w:val="20"/>
                    <w:szCs w:val="20"/>
                    <w:lang w:val="de-CH"/>
                  </w:rPr>
                </w:rPrChange>
              </w:rPr>
              <w:t xml:space="preserve">Nutzer navigiert auf </w:t>
            </w:r>
            <w:r w:rsidRPr="00462FC5">
              <w:rPr>
                <w:b w:val="0"/>
                <w:smallCaps/>
                <w:noProof/>
                <w:sz w:val="20"/>
                <w:szCs w:val="20"/>
                <w:lang w:val="de-CH"/>
                <w:rPrChange w:id="136" w:author="Remo Herren" w:date="2009-04-28T17:24:00Z">
                  <w:rPr>
                    <w:b w:val="0"/>
                    <w:bCs w:val="0"/>
                    <w:smallCaps/>
                    <w:sz w:val="20"/>
                    <w:szCs w:val="20"/>
                    <w:lang w:val="de-CH"/>
                  </w:rPr>
                </w:rPrChange>
              </w:rPr>
              <w:t>Kalender</w:t>
            </w:r>
          </w:p>
        </w:tc>
      </w:tr>
      <w:tr w:rsidR="00931341" w:rsidRPr="00AA4CC9" w14:paraId="555B220A" w14:textId="77777777" w:rsidTr="003D11FB">
        <w:tc>
          <w:tcPr>
            <w:tcW w:w="4928" w:type="dxa"/>
          </w:tcPr>
          <w:p w14:paraId="555B2208" w14:textId="77777777" w:rsidR="00931341" w:rsidRPr="00AA4CC9" w:rsidRDefault="00462FC5" w:rsidP="003D11FB">
            <w:pPr>
              <w:rPr>
                <w:b/>
                <w:noProof/>
                <w:lang w:val="de-CH"/>
                <w:rPrChange w:id="137" w:author="Remo Herren" w:date="2009-04-28T17:24:00Z">
                  <w:rPr>
                    <w:b/>
                    <w:lang w:val="de-DE"/>
                  </w:rPr>
                </w:rPrChange>
              </w:rPr>
            </w:pPr>
            <w:r w:rsidRPr="00462FC5">
              <w:rPr>
                <w:b/>
                <w:noProof/>
                <w:lang w:val="de-CH"/>
                <w:rPrChange w:id="138" w:author="Remo Herren" w:date="2009-04-28T17:24:00Z">
                  <w:rPr>
                    <w:b/>
                    <w:sz w:val="16"/>
                    <w:szCs w:val="16"/>
                    <w:lang w:val="de-DE"/>
                  </w:rPr>
                </w:rPrChange>
              </w:rPr>
              <w:t>Controls</w:t>
            </w:r>
          </w:p>
        </w:tc>
        <w:tc>
          <w:tcPr>
            <w:tcW w:w="4678" w:type="dxa"/>
          </w:tcPr>
          <w:p w14:paraId="555B2209" w14:textId="77777777" w:rsidR="00931341" w:rsidRPr="00AA4CC9" w:rsidRDefault="00462FC5" w:rsidP="003D11FB">
            <w:pPr>
              <w:rPr>
                <w:b/>
                <w:noProof/>
                <w:lang w:val="de-CH"/>
                <w:rPrChange w:id="139" w:author="Remo Herren" w:date="2009-04-28T17:24:00Z">
                  <w:rPr>
                    <w:b/>
                    <w:lang w:val="de-DE"/>
                  </w:rPr>
                </w:rPrChange>
              </w:rPr>
            </w:pPr>
            <w:r w:rsidRPr="00462FC5">
              <w:rPr>
                <w:b/>
                <w:noProof/>
                <w:lang w:val="de-CH"/>
                <w:rPrChange w:id="140" w:author="Remo Herren" w:date="2009-04-28T17:24:00Z">
                  <w:rPr>
                    <w:b/>
                    <w:sz w:val="16"/>
                    <w:szCs w:val="16"/>
                    <w:lang w:val="de-DE"/>
                  </w:rPr>
                </w:rPrChange>
              </w:rPr>
              <w:t>Regeln</w:t>
            </w:r>
          </w:p>
        </w:tc>
      </w:tr>
      <w:tr w:rsidR="00931341" w:rsidRPr="00AA4CC9" w14:paraId="555B220F" w14:textId="77777777" w:rsidTr="003D11FB">
        <w:tc>
          <w:tcPr>
            <w:tcW w:w="4928" w:type="dxa"/>
          </w:tcPr>
          <w:p w14:paraId="555B220B" w14:textId="77777777" w:rsidR="00931341" w:rsidRPr="00AA4CC9" w:rsidRDefault="00462FC5" w:rsidP="003D11FB">
            <w:pPr>
              <w:rPr>
                <w:b/>
                <w:noProof/>
                <w:lang w:val="de-CH"/>
                <w:rPrChange w:id="141" w:author="Remo Herren" w:date="2009-04-28T17:24:00Z">
                  <w:rPr>
                    <w:b/>
                    <w:lang w:val="de-DE"/>
                  </w:rPr>
                </w:rPrChange>
              </w:rPr>
            </w:pPr>
            <w:r w:rsidRPr="00462FC5">
              <w:rPr>
                <w:b/>
                <w:noProof/>
                <w:lang w:val="de-CH"/>
                <w:rPrChange w:id="142" w:author="Remo Herren" w:date="2009-04-28T17:24:00Z">
                  <w:rPr>
                    <w:b/>
                    <w:sz w:val="16"/>
                    <w:szCs w:val="16"/>
                    <w:lang w:val="de-DE"/>
                  </w:rPr>
                </w:rPrChange>
              </w:rPr>
              <w:t>Sidepanel</w:t>
            </w:r>
          </w:p>
          <w:p w14:paraId="555B220C" w14:textId="77777777" w:rsidR="00931341" w:rsidRPr="00AA4CC9" w:rsidRDefault="00462FC5" w:rsidP="003D11FB">
            <w:pPr>
              <w:rPr>
                <w:b/>
                <w:noProof/>
                <w:lang w:val="de-CH"/>
                <w:rPrChange w:id="143" w:author="Remo Herren" w:date="2009-04-28T17:24:00Z">
                  <w:rPr>
                    <w:b/>
                    <w:lang w:val="de-DE"/>
                  </w:rPr>
                </w:rPrChange>
              </w:rPr>
            </w:pPr>
            <w:r w:rsidRPr="00462FC5">
              <w:rPr>
                <w:noProof/>
                <w:lang w:val="de-CH"/>
                <w:rPrChange w:id="144" w:author="Remo Herren" w:date="2009-04-28T17:24:00Z">
                  <w:rPr>
                    <w:sz w:val="16"/>
                    <w:szCs w:val="16"/>
                    <w:lang w:val="de-DE"/>
                  </w:rPr>
                </w:rPrChange>
              </w:rPr>
              <w:t>Navigation öffnet sich entsprechend</w:t>
            </w:r>
            <w:r w:rsidRPr="00462FC5">
              <w:rPr>
                <w:b/>
                <w:noProof/>
                <w:lang w:val="de-CH"/>
                <w:rPrChange w:id="145" w:author="Remo Herren" w:date="2009-04-28T17:24:00Z">
                  <w:rPr>
                    <w:b/>
                    <w:sz w:val="16"/>
                    <w:szCs w:val="16"/>
                    <w:lang w:val="de-DE"/>
                  </w:rPr>
                </w:rPrChange>
              </w:rPr>
              <w:t xml:space="preserve"> </w:t>
            </w:r>
          </w:p>
          <w:p w14:paraId="555B220D" w14:textId="77777777" w:rsidR="00931341" w:rsidRPr="00AA4CC9" w:rsidRDefault="00931341" w:rsidP="003D11FB">
            <w:pPr>
              <w:rPr>
                <w:b/>
                <w:noProof/>
                <w:lang w:val="de-CH"/>
                <w:rPrChange w:id="146" w:author="Remo Herren" w:date="2009-04-28T17:24:00Z">
                  <w:rPr>
                    <w:b/>
                    <w:lang w:val="de-DE"/>
                  </w:rPr>
                </w:rPrChange>
              </w:rPr>
            </w:pPr>
          </w:p>
        </w:tc>
        <w:tc>
          <w:tcPr>
            <w:tcW w:w="4678" w:type="dxa"/>
          </w:tcPr>
          <w:p w14:paraId="555B220E" w14:textId="77777777" w:rsidR="00931341" w:rsidRPr="00AA4CC9" w:rsidRDefault="00931341" w:rsidP="00EB1609">
            <w:pPr>
              <w:tabs>
                <w:tab w:val="left" w:pos="5220"/>
              </w:tabs>
              <w:jc w:val="both"/>
              <w:rPr>
                <w:noProof/>
                <w:lang w:val="de-CH"/>
                <w:rPrChange w:id="147" w:author="Remo Herren" w:date="2009-04-28T17:24:00Z">
                  <w:rPr>
                    <w:lang w:val="de-DE"/>
                  </w:rPr>
                </w:rPrChange>
              </w:rPr>
            </w:pPr>
          </w:p>
        </w:tc>
      </w:tr>
      <w:tr w:rsidR="00931341" w:rsidRPr="00AA4CC9" w14:paraId="555B2213" w14:textId="77777777" w:rsidTr="003D11FB">
        <w:tc>
          <w:tcPr>
            <w:tcW w:w="9606" w:type="dxa"/>
            <w:gridSpan w:val="2"/>
          </w:tcPr>
          <w:p w14:paraId="555B2210" w14:textId="77777777" w:rsidR="00931341" w:rsidRPr="00AA4CC9" w:rsidRDefault="00931341" w:rsidP="003D11FB">
            <w:pPr>
              <w:rPr>
                <w:noProof/>
                <w:lang w:val="de-CH"/>
                <w:rPrChange w:id="148" w:author="Remo Herren" w:date="2009-04-28T17:24:00Z">
                  <w:rPr>
                    <w:lang w:val="de-DE"/>
                  </w:rPr>
                </w:rPrChange>
              </w:rPr>
            </w:pPr>
          </w:p>
          <w:p w14:paraId="555B2211" w14:textId="77777777" w:rsidR="00931341" w:rsidRPr="00AA4CC9" w:rsidRDefault="00462FC5" w:rsidP="003D11FB">
            <w:pPr>
              <w:rPr>
                <w:noProof/>
                <w:lang w:val="de-CH"/>
                <w:rPrChange w:id="149" w:author="Remo Herren" w:date="2009-04-28T17:24:00Z">
                  <w:rPr>
                    <w:lang w:val="de-DE"/>
                  </w:rPr>
                </w:rPrChange>
              </w:rPr>
            </w:pPr>
            <w:r w:rsidRPr="00462FC5">
              <w:rPr>
                <w:noProof/>
                <w:lang w:val="de-CH"/>
                <w:rPrChange w:id="150" w:author="Remo Herren" w:date="2009-04-28T17:24:00Z">
                  <w:rPr>
                    <w:sz w:val="16"/>
                    <w:szCs w:val="16"/>
                    <w:lang w:val="de-DE"/>
                  </w:rPr>
                </w:rPrChange>
              </w:rPr>
              <w:t>Kein Bild</w:t>
            </w:r>
          </w:p>
          <w:p w14:paraId="555B2212" w14:textId="77777777" w:rsidR="00931341" w:rsidRPr="00AA4CC9" w:rsidRDefault="00931341" w:rsidP="003D11FB">
            <w:pPr>
              <w:rPr>
                <w:noProof/>
                <w:lang w:val="de-CH"/>
                <w:rPrChange w:id="151" w:author="Remo Herren" w:date="2009-04-28T17:24:00Z">
                  <w:rPr>
                    <w:lang w:val="de-DE"/>
                  </w:rPr>
                </w:rPrChange>
              </w:rPr>
            </w:pPr>
          </w:p>
        </w:tc>
      </w:tr>
    </w:tbl>
    <w:p w14:paraId="555B2214" w14:textId="77777777" w:rsidR="00931341" w:rsidRPr="00AA4CC9" w:rsidRDefault="00931341" w:rsidP="00931341">
      <w:pPr>
        <w:rPr>
          <w:noProof/>
          <w:lang w:val="de-CH"/>
          <w:rPrChange w:id="152" w:author="Remo Herren" w:date="2009-04-28T17:24:00Z">
            <w:rPr>
              <w:lang w:val="de-CH"/>
            </w:rPr>
          </w:rPrChange>
        </w:rPr>
      </w:pPr>
    </w:p>
    <w:p w14:paraId="555B2215" w14:textId="77777777" w:rsidR="00560315" w:rsidRPr="00AA4CC9" w:rsidRDefault="00560315" w:rsidP="00931341">
      <w:pPr>
        <w:rPr>
          <w:noProof/>
          <w:lang w:val="de-CH"/>
          <w:rPrChange w:id="153" w:author="Remo Herren" w:date="2009-04-28T17:24:00Z">
            <w:rPr>
              <w:lang w:val="de-CH"/>
            </w:rPr>
          </w:rPrChange>
        </w:rPr>
      </w:pPr>
    </w:p>
    <w:tbl>
      <w:tblPr>
        <w:tblStyle w:val="TableGrid"/>
        <w:tblW w:w="0" w:type="auto"/>
        <w:tblLayout w:type="fixed"/>
        <w:tblLook w:val="04A0" w:firstRow="1" w:lastRow="0" w:firstColumn="1" w:lastColumn="0" w:noHBand="0" w:noVBand="1"/>
      </w:tblPr>
      <w:tblGrid>
        <w:gridCol w:w="4928"/>
        <w:gridCol w:w="4678"/>
      </w:tblGrid>
      <w:tr w:rsidR="00560315" w:rsidRPr="00935B84" w14:paraId="555B2217" w14:textId="77777777" w:rsidTr="00935B84">
        <w:tc>
          <w:tcPr>
            <w:tcW w:w="9606" w:type="dxa"/>
            <w:gridSpan w:val="2"/>
          </w:tcPr>
          <w:p w14:paraId="555B2216" w14:textId="77777777" w:rsidR="00560315" w:rsidRPr="00AA4CC9" w:rsidRDefault="00462FC5" w:rsidP="00935B84">
            <w:pPr>
              <w:tabs>
                <w:tab w:val="left" w:pos="5220"/>
              </w:tabs>
              <w:jc w:val="both"/>
              <w:rPr>
                <w:noProof/>
                <w:lang w:val="de-CH"/>
                <w:rPrChange w:id="154" w:author="Remo Herren" w:date="2009-04-28T17:24:00Z">
                  <w:rPr>
                    <w:lang w:val="de-CH"/>
                  </w:rPr>
                </w:rPrChange>
              </w:rPr>
            </w:pPr>
            <w:r w:rsidRPr="00462FC5">
              <w:rPr>
                <w:b/>
                <w:bCs/>
                <w:noProof/>
                <w:sz w:val="32"/>
                <w:lang w:val="de-CH"/>
                <w:rPrChange w:id="155" w:author="Remo Herren" w:date="2009-04-28T17:24:00Z">
                  <w:rPr>
                    <w:b/>
                    <w:bCs/>
                    <w:sz w:val="32"/>
                    <w:szCs w:val="16"/>
                    <w:lang w:val="de-DE"/>
                  </w:rPr>
                </w:rPrChange>
              </w:rPr>
              <w:t>Schritt 2 -</w:t>
            </w:r>
            <w:r w:rsidRPr="00462FC5">
              <w:rPr>
                <w:noProof/>
                <w:lang w:val="de-CH"/>
                <w:rPrChange w:id="156" w:author="Remo Herren" w:date="2009-04-28T17:24:00Z">
                  <w:rPr>
                    <w:sz w:val="16"/>
                    <w:szCs w:val="16"/>
                    <w:lang w:val="de-DE"/>
                  </w:rPr>
                </w:rPrChange>
              </w:rPr>
              <w:t xml:space="preserve"> Nutzer kann eine Kalenderansicht auswählen</w:t>
            </w:r>
          </w:p>
        </w:tc>
      </w:tr>
      <w:tr w:rsidR="00560315" w:rsidRPr="00AA4CC9" w14:paraId="555B221A" w14:textId="77777777" w:rsidTr="00935B84">
        <w:tc>
          <w:tcPr>
            <w:tcW w:w="4928" w:type="dxa"/>
          </w:tcPr>
          <w:p w14:paraId="555B2218" w14:textId="77777777" w:rsidR="00560315" w:rsidRPr="00AA4CC9" w:rsidRDefault="00462FC5" w:rsidP="00935B84">
            <w:pPr>
              <w:rPr>
                <w:b/>
                <w:noProof/>
                <w:lang w:val="de-CH"/>
                <w:rPrChange w:id="157" w:author="Remo Herren" w:date="2009-04-28T17:24:00Z">
                  <w:rPr>
                    <w:b/>
                    <w:lang w:val="de-DE"/>
                  </w:rPr>
                </w:rPrChange>
              </w:rPr>
            </w:pPr>
            <w:r w:rsidRPr="00462FC5">
              <w:rPr>
                <w:b/>
                <w:noProof/>
                <w:lang w:val="de-CH"/>
                <w:rPrChange w:id="158" w:author="Remo Herren" w:date="2009-04-28T17:24:00Z">
                  <w:rPr>
                    <w:b/>
                    <w:sz w:val="16"/>
                    <w:szCs w:val="16"/>
                    <w:lang w:val="de-DE"/>
                  </w:rPr>
                </w:rPrChange>
              </w:rPr>
              <w:t>Controls</w:t>
            </w:r>
          </w:p>
        </w:tc>
        <w:tc>
          <w:tcPr>
            <w:tcW w:w="4678" w:type="dxa"/>
          </w:tcPr>
          <w:p w14:paraId="555B2219" w14:textId="77777777" w:rsidR="00560315" w:rsidRPr="00AA4CC9" w:rsidRDefault="00462FC5" w:rsidP="00935B84">
            <w:pPr>
              <w:rPr>
                <w:b/>
                <w:noProof/>
                <w:lang w:val="de-CH"/>
                <w:rPrChange w:id="159" w:author="Remo Herren" w:date="2009-04-28T17:24:00Z">
                  <w:rPr>
                    <w:b/>
                    <w:lang w:val="de-DE"/>
                  </w:rPr>
                </w:rPrChange>
              </w:rPr>
            </w:pPr>
            <w:r w:rsidRPr="00462FC5">
              <w:rPr>
                <w:b/>
                <w:noProof/>
                <w:lang w:val="de-CH"/>
                <w:rPrChange w:id="160" w:author="Remo Herren" w:date="2009-04-28T17:24:00Z">
                  <w:rPr>
                    <w:b/>
                    <w:sz w:val="16"/>
                    <w:szCs w:val="16"/>
                    <w:lang w:val="de-DE"/>
                  </w:rPr>
                </w:rPrChange>
              </w:rPr>
              <w:t>Regeln</w:t>
            </w:r>
          </w:p>
        </w:tc>
      </w:tr>
      <w:tr w:rsidR="00560315" w:rsidRPr="00AA4CC9" w14:paraId="555B2234" w14:textId="77777777" w:rsidTr="00935B84">
        <w:tc>
          <w:tcPr>
            <w:tcW w:w="4928" w:type="dxa"/>
          </w:tcPr>
          <w:p w14:paraId="555B221B" w14:textId="77777777" w:rsidR="00560315" w:rsidRPr="00AA4CC9" w:rsidRDefault="00462FC5" w:rsidP="00560315">
            <w:pPr>
              <w:rPr>
                <w:b/>
                <w:noProof/>
                <w:lang w:val="de-CH"/>
                <w:rPrChange w:id="161" w:author="Remo Herren" w:date="2009-04-28T17:24:00Z">
                  <w:rPr>
                    <w:b/>
                    <w:lang w:val="de-DE"/>
                  </w:rPr>
                </w:rPrChange>
              </w:rPr>
            </w:pPr>
            <w:r w:rsidRPr="00462FC5">
              <w:rPr>
                <w:b/>
                <w:noProof/>
                <w:lang w:val="de-CH"/>
                <w:rPrChange w:id="162" w:author="Remo Herren" w:date="2009-04-28T17:24:00Z">
                  <w:rPr>
                    <w:b/>
                    <w:sz w:val="16"/>
                    <w:szCs w:val="16"/>
                    <w:lang w:val="de-DE"/>
                  </w:rPr>
                </w:rPrChange>
              </w:rPr>
              <w:t>Sidepanel</w:t>
            </w:r>
          </w:p>
          <w:p w14:paraId="555B221C" w14:textId="77777777" w:rsidR="00462FC5" w:rsidRPr="00462FC5" w:rsidRDefault="00462FC5">
            <w:pPr>
              <w:pStyle w:val="ListParagraph"/>
              <w:numPr>
                <w:ilvl w:val="0"/>
                <w:numId w:val="47"/>
              </w:numPr>
              <w:rPr>
                <w:rFonts w:cs="Tahoma"/>
                <w:noProof/>
                <w:lang w:val="de-CH"/>
                <w:rPrChange w:id="163" w:author="Remo Herren" w:date="2009-04-28T17:24:00Z">
                  <w:rPr>
                    <w:rFonts w:cs="Tahoma"/>
                    <w:lang w:val="de-DE"/>
                  </w:rPr>
                </w:rPrChange>
              </w:rPr>
            </w:pPr>
            <w:r w:rsidRPr="00462FC5">
              <w:rPr>
                <w:noProof/>
                <w:lang w:val="de-CH"/>
                <w:rPrChange w:id="164" w:author="Remo Herren" w:date="2009-04-28T17:24:00Z">
                  <w:rPr>
                    <w:sz w:val="16"/>
                    <w:szCs w:val="16"/>
                    <w:lang w:val="de-DE"/>
                  </w:rPr>
                </w:rPrChange>
              </w:rPr>
              <w:t xml:space="preserve">Rich-Intelibox: Ressourcenart </w:t>
            </w:r>
          </w:p>
          <w:p w14:paraId="555B221D" w14:textId="77777777" w:rsidR="00462FC5" w:rsidRPr="00462FC5" w:rsidRDefault="00462FC5">
            <w:pPr>
              <w:pStyle w:val="ListParagraph"/>
              <w:numPr>
                <w:ilvl w:val="0"/>
                <w:numId w:val="47"/>
              </w:numPr>
              <w:rPr>
                <w:rFonts w:cs="Tahoma"/>
                <w:noProof/>
                <w:lang w:val="de-CH"/>
                <w:rPrChange w:id="165" w:author="Remo Herren" w:date="2009-04-28T17:24:00Z">
                  <w:rPr>
                    <w:rFonts w:cs="Tahoma"/>
                    <w:lang w:val="de-DE"/>
                  </w:rPr>
                </w:rPrChange>
              </w:rPr>
            </w:pPr>
            <w:r w:rsidRPr="00462FC5">
              <w:rPr>
                <w:noProof/>
                <w:lang w:val="de-CH"/>
                <w:rPrChange w:id="166" w:author="Remo Herren" w:date="2009-04-28T17:24:00Z">
                  <w:rPr>
                    <w:sz w:val="16"/>
                    <w:szCs w:val="16"/>
                    <w:lang w:val="de-DE"/>
                  </w:rPr>
                </w:rPrChange>
              </w:rPr>
              <w:t>Rich-Intelibox: Standort</w:t>
            </w:r>
          </w:p>
          <w:p w14:paraId="555B221E" w14:textId="77777777" w:rsidR="00462FC5" w:rsidRPr="00462FC5" w:rsidRDefault="00462FC5">
            <w:pPr>
              <w:pStyle w:val="ListParagraph"/>
              <w:numPr>
                <w:ilvl w:val="0"/>
                <w:numId w:val="47"/>
              </w:numPr>
              <w:rPr>
                <w:rFonts w:cs="Tahoma"/>
                <w:noProof/>
                <w:lang w:val="de-CH"/>
                <w:rPrChange w:id="167" w:author="Remo Herren" w:date="2009-04-28T17:24:00Z">
                  <w:rPr>
                    <w:rFonts w:cs="Tahoma"/>
                    <w:lang w:val="de-DE"/>
                  </w:rPr>
                </w:rPrChange>
              </w:rPr>
            </w:pPr>
            <w:r w:rsidRPr="00462FC5">
              <w:rPr>
                <w:noProof/>
                <w:lang w:val="de-CH"/>
                <w:rPrChange w:id="168" w:author="Remo Herren" w:date="2009-04-28T17:24:00Z">
                  <w:rPr>
                    <w:sz w:val="16"/>
                    <w:szCs w:val="16"/>
                    <w:lang w:val="de-DE"/>
                  </w:rPr>
                </w:rPrChange>
              </w:rPr>
              <w:t>Sub-Sidepanel: Ressourcenspezifische Suchfilter, analog der Use Cases: UC 201.001, UC 101.011, 201.012 und 201.013</w:t>
            </w:r>
          </w:p>
          <w:p w14:paraId="555B221F" w14:textId="77777777" w:rsidR="00462FC5" w:rsidRPr="00462FC5" w:rsidRDefault="00462FC5">
            <w:pPr>
              <w:pStyle w:val="ListParagraph"/>
              <w:numPr>
                <w:ilvl w:val="0"/>
                <w:numId w:val="47"/>
              </w:numPr>
              <w:rPr>
                <w:noProof/>
                <w:lang w:val="de-CH"/>
                <w:rPrChange w:id="169" w:author="Remo Herren" w:date="2009-04-28T17:24:00Z">
                  <w:rPr>
                    <w:lang w:val="de-DE"/>
                  </w:rPr>
                </w:rPrChange>
              </w:rPr>
            </w:pPr>
            <w:r w:rsidRPr="00462FC5">
              <w:rPr>
                <w:noProof/>
                <w:lang w:val="de-CH"/>
                <w:rPrChange w:id="170" w:author="Remo Herren" w:date="2009-04-28T17:24:00Z">
                  <w:rPr>
                    <w:sz w:val="16"/>
                    <w:szCs w:val="16"/>
                    <w:lang w:val="de-DE"/>
                  </w:rPr>
                </w:rPrChange>
              </w:rPr>
              <w:t>Sub-Sidepanel „Ressourcen“</w:t>
            </w:r>
          </w:p>
          <w:p w14:paraId="555B2220" w14:textId="77777777" w:rsidR="00462FC5" w:rsidRPr="00462FC5" w:rsidRDefault="00462FC5">
            <w:pPr>
              <w:pStyle w:val="ListParagraph"/>
              <w:numPr>
                <w:ilvl w:val="1"/>
                <w:numId w:val="47"/>
              </w:numPr>
              <w:rPr>
                <w:noProof/>
                <w:lang w:val="de-CH"/>
                <w:rPrChange w:id="171" w:author="Remo Herren" w:date="2009-04-28T17:24:00Z">
                  <w:rPr>
                    <w:lang w:val="de-DE"/>
                  </w:rPr>
                </w:rPrChange>
              </w:rPr>
            </w:pPr>
            <w:r w:rsidRPr="00462FC5">
              <w:rPr>
                <w:noProof/>
                <w:lang w:val="de-CH"/>
                <w:rPrChange w:id="172" w:author="Remo Herren" w:date="2009-04-28T17:24:00Z">
                  <w:rPr>
                    <w:sz w:val="16"/>
                    <w:szCs w:val="16"/>
                    <w:lang w:val="de-DE"/>
                  </w:rPr>
                </w:rPrChange>
              </w:rPr>
              <w:t>Listbox (mit Checkboxen): Ressourcen</w:t>
            </w:r>
          </w:p>
          <w:p w14:paraId="555B2221" w14:textId="77777777" w:rsidR="00462FC5" w:rsidRPr="00462FC5" w:rsidRDefault="00462FC5">
            <w:pPr>
              <w:rPr>
                <w:noProof/>
                <w:lang w:val="de-CH"/>
                <w:rPrChange w:id="173" w:author="Remo Herren" w:date="2009-04-28T17:24:00Z">
                  <w:rPr>
                    <w:lang w:val="de-DE"/>
                  </w:rPr>
                </w:rPrChange>
              </w:rPr>
            </w:pPr>
          </w:p>
          <w:p w14:paraId="555B2222" w14:textId="77777777" w:rsidR="00560315" w:rsidRPr="00AA4CC9" w:rsidRDefault="00462FC5" w:rsidP="00560315">
            <w:pPr>
              <w:pStyle w:val="ListParagraph"/>
              <w:numPr>
                <w:ilvl w:val="0"/>
                <w:numId w:val="41"/>
              </w:numPr>
              <w:rPr>
                <w:noProof/>
                <w:lang w:val="de-CH"/>
                <w:rPrChange w:id="174" w:author="Remo Herren" w:date="2009-04-28T17:24:00Z">
                  <w:rPr>
                    <w:lang w:val="de-DE"/>
                  </w:rPr>
                </w:rPrChange>
              </w:rPr>
            </w:pPr>
            <w:r w:rsidRPr="00462FC5">
              <w:rPr>
                <w:noProof/>
                <w:lang w:val="de-CH"/>
                <w:rPrChange w:id="175" w:author="Remo Herren" w:date="2009-04-28T17:24:00Z">
                  <w:rPr>
                    <w:sz w:val="16"/>
                    <w:szCs w:val="16"/>
                    <w:lang w:val="de-DE"/>
                  </w:rPr>
                </w:rPrChange>
              </w:rPr>
              <w:t>Button: Anzeigen</w:t>
            </w:r>
          </w:p>
          <w:p w14:paraId="555B2223" w14:textId="77777777" w:rsidR="00560315" w:rsidRPr="00AA4CC9" w:rsidRDefault="00462FC5" w:rsidP="00560315">
            <w:pPr>
              <w:pStyle w:val="ListParagraph"/>
              <w:numPr>
                <w:ilvl w:val="0"/>
                <w:numId w:val="41"/>
              </w:numPr>
              <w:rPr>
                <w:noProof/>
                <w:lang w:val="de-CH"/>
                <w:rPrChange w:id="176" w:author="Remo Herren" w:date="2009-04-28T17:24:00Z">
                  <w:rPr>
                    <w:lang w:val="de-DE"/>
                  </w:rPr>
                </w:rPrChange>
              </w:rPr>
            </w:pPr>
            <w:r w:rsidRPr="00462FC5">
              <w:rPr>
                <w:noProof/>
                <w:lang w:val="de-CH"/>
                <w:rPrChange w:id="177" w:author="Remo Herren" w:date="2009-04-28T17:24:00Z">
                  <w:rPr>
                    <w:sz w:val="16"/>
                    <w:szCs w:val="16"/>
                    <w:lang w:val="de-DE"/>
                  </w:rPr>
                </w:rPrChange>
              </w:rPr>
              <w:t>Button (Icon): Zu Favoriten hinzufügen (Stern-Icon)</w:t>
            </w:r>
          </w:p>
          <w:p w14:paraId="555B2224" w14:textId="77777777" w:rsidR="00560315" w:rsidRPr="00AA4CC9" w:rsidRDefault="00560315" w:rsidP="00560315">
            <w:pPr>
              <w:rPr>
                <w:noProof/>
                <w:lang w:val="de-CH"/>
                <w:rPrChange w:id="178" w:author="Remo Herren" w:date="2009-04-28T17:24:00Z">
                  <w:rPr>
                    <w:lang w:val="de-DE"/>
                  </w:rPr>
                </w:rPrChange>
              </w:rPr>
            </w:pPr>
          </w:p>
          <w:p w14:paraId="555B2225" w14:textId="77777777" w:rsidR="00560315" w:rsidRPr="00AA4CC9" w:rsidRDefault="00462FC5" w:rsidP="00560315">
            <w:pPr>
              <w:rPr>
                <w:b/>
                <w:noProof/>
                <w:lang w:val="de-CH"/>
                <w:rPrChange w:id="179" w:author="Remo Herren" w:date="2009-04-28T17:24:00Z">
                  <w:rPr>
                    <w:b/>
                    <w:lang w:val="de-DE"/>
                  </w:rPr>
                </w:rPrChange>
              </w:rPr>
            </w:pPr>
            <w:r w:rsidRPr="00462FC5">
              <w:rPr>
                <w:b/>
                <w:noProof/>
                <w:lang w:val="de-CH"/>
                <w:rPrChange w:id="180" w:author="Remo Herren" w:date="2009-04-28T17:24:00Z">
                  <w:rPr>
                    <w:b/>
                    <w:sz w:val="16"/>
                    <w:szCs w:val="16"/>
                    <w:lang w:val="de-DE"/>
                  </w:rPr>
                </w:rPrChange>
              </w:rPr>
              <w:t>Inhaltsbereich</w:t>
            </w:r>
          </w:p>
          <w:p w14:paraId="555B2226" w14:textId="77777777" w:rsidR="00560315" w:rsidRPr="00AA4CC9" w:rsidRDefault="00462FC5" w:rsidP="00560315">
            <w:pPr>
              <w:pStyle w:val="ListParagraph"/>
              <w:numPr>
                <w:ilvl w:val="0"/>
                <w:numId w:val="41"/>
              </w:numPr>
              <w:rPr>
                <w:noProof/>
                <w:lang w:val="de-CH"/>
                <w:rPrChange w:id="181" w:author="Remo Herren" w:date="2009-04-28T17:24:00Z">
                  <w:rPr>
                    <w:lang w:val="de-DE"/>
                  </w:rPr>
                </w:rPrChange>
              </w:rPr>
            </w:pPr>
            <w:r w:rsidRPr="00462FC5">
              <w:rPr>
                <w:noProof/>
                <w:lang w:val="de-CH"/>
                <w:rPrChange w:id="182" w:author="Remo Herren" w:date="2009-04-28T17:24:00Z">
                  <w:rPr>
                    <w:sz w:val="16"/>
                    <w:szCs w:val="16"/>
                    <w:lang w:val="de-DE"/>
                  </w:rPr>
                </w:rPrChange>
              </w:rPr>
              <w:t>Tab: Mein Kalender</w:t>
            </w:r>
          </w:p>
          <w:p w14:paraId="555B2227" w14:textId="77777777" w:rsidR="007455AA" w:rsidRPr="00AA4CC9" w:rsidRDefault="00462FC5" w:rsidP="00560315">
            <w:pPr>
              <w:pStyle w:val="ListParagraph"/>
              <w:numPr>
                <w:ilvl w:val="0"/>
                <w:numId w:val="41"/>
              </w:numPr>
              <w:rPr>
                <w:noProof/>
                <w:lang w:val="de-CH"/>
                <w:rPrChange w:id="183" w:author="Remo Herren" w:date="2009-04-28T17:24:00Z">
                  <w:rPr>
                    <w:lang w:val="de-DE"/>
                  </w:rPr>
                </w:rPrChange>
              </w:rPr>
            </w:pPr>
            <w:r w:rsidRPr="00462FC5">
              <w:rPr>
                <w:noProof/>
                <w:lang w:val="de-CH"/>
                <w:rPrChange w:id="184" w:author="Remo Herren" w:date="2009-04-28T17:24:00Z">
                  <w:rPr>
                    <w:sz w:val="16"/>
                    <w:szCs w:val="16"/>
                    <w:lang w:val="de-DE"/>
                  </w:rPr>
                </w:rPrChange>
              </w:rPr>
              <w:t>Tab: Tag</w:t>
            </w:r>
          </w:p>
          <w:p w14:paraId="555B2228" w14:textId="77777777" w:rsidR="007455AA" w:rsidRPr="00AA4CC9" w:rsidRDefault="00462FC5" w:rsidP="00560315">
            <w:pPr>
              <w:pStyle w:val="ListParagraph"/>
              <w:numPr>
                <w:ilvl w:val="0"/>
                <w:numId w:val="41"/>
              </w:numPr>
              <w:rPr>
                <w:noProof/>
                <w:lang w:val="de-CH"/>
                <w:rPrChange w:id="185" w:author="Remo Herren" w:date="2009-04-28T17:24:00Z">
                  <w:rPr>
                    <w:lang w:val="de-DE"/>
                  </w:rPr>
                </w:rPrChange>
              </w:rPr>
            </w:pPr>
            <w:r w:rsidRPr="00462FC5">
              <w:rPr>
                <w:noProof/>
                <w:lang w:val="de-CH"/>
                <w:rPrChange w:id="186" w:author="Remo Herren" w:date="2009-04-28T17:24:00Z">
                  <w:rPr>
                    <w:sz w:val="16"/>
                    <w:szCs w:val="16"/>
                    <w:lang w:val="de-DE"/>
                  </w:rPr>
                </w:rPrChange>
              </w:rPr>
              <w:t>Tab: Arbeitswoche</w:t>
            </w:r>
          </w:p>
          <w:p w14:paraId="555B2229" w14:textId="77777777" w:rsidR="007455AA" w:rsidRPr="00AA4CC9" w:rsidRDefault="00462FC5" w:rsidP="00560315">
            <w:pPr>
              <w:pStyle w:val="ListParagraph"/>
              <w:numPr>
                <w:ilvl w:val="0"/>
                <w:numId w:val="41"/>
              </w:numPr>
              <w:rPr>
                <w:noProof/>
                <w:lang w:val="de-CH"/>
                <w:rPrChange w:id="187" w:author="Remo Herren" w:date="2009-04-28T17:24:00Z">
                  <w:rPr>
                    <w:lang w:val="de-DE"/>
                  </w:rPr>
                </w:rPrChange>
              </w:rPr>
            </w:pPr>
            <w:r w:rsidRPr="00462FC5">
              <w:rPr>
                <w:noProof/>
                <w:lang w:val="de-CH"/>
                <w:rPrChange w:id="188" w:author="Remo Herren" w:date="2009-04-28T17:24:00Z">
                  <w:rPr>
                    <w:sz w:val="16"/>
                    <w:szCs w:val="16"/>
                    <w:lang w:val="de-DE"/>
                  </w:rPr>
                </w:rPrChange>
              </w:rPr>
              <w:t>Tab: Woche</w:t>
            </w:r>
          </w:p>
          <w:p w14:paraId="555B222A" w14:textId="77777777" w:rsidR="009F48D2" w:rsidRPr="00AA4CC9" w:rsidRDefault="00462FC5" w:rsidP="00560315">
            <w:pPr>
              <w:pStyle w:val="ListParagraph"/>
              <w:numPr>
                <w:ilvl w:val="0"/>
                <w:numId w:val="41"/>
              </w:numPr>
              <w:rPr>
                <w:noProof/>
                <w:lang w:val="de-CH"/>
                <w:rPrChange w:id="189" w:author="Remo Herren" w:date="2009-04-28T17:24:00Z">
                  <w:rPr>
                    <w:lang w:val="de-DE"/>
                  </w:rPr>
                </w:rPrChange>
              </w:rPr>
            </w:pPr>
            <w:r w:rsidRPr="00462FC5">
              <w:rPr>
                <w:noProof/>
                <w:lang w:val="de-CH"/>
                <w:rPrChange w:id="190" w:author="Remo Herren" w:date="2009-04-28T17:24:00Z">
                  <w:rPr>
                    <w:sz w:val="16"/>
                    <w:szCs w:val="16"/>
                    <w:lang w:val="de-DE"/>
                  </w:rPr>
                </w:rPrChange>
              </w:rPr>
              <w:t>Restliches Kalendercontrol (Kalender)</w:t>
            </w:r>
          </w:p>
          <w:p w14:paraId="555B222B" w14:textId="77777777" w:rsidR="007455AA" w:rsidRPr="00AA4CC9" w:rsidRDefault="007455AA" w:rsidP="009F48D2">
            <w:pPr>
              <w:pStyle w:val="ListParagraph"/>
              <w:rPr>
                <w:noProof/>
                <w:lang w:val="de-CH"/>
                <w:rPrChange w:id="191" w:author="Remo Herren" w:date="2009-04-28T17:24:00Z">
                  <w:rPr>
                    <w:lang w:val="de-DE"/>
                  </w:rPr>
                </w:rPrChange>
              </w:rPr>
            </w:pPr>
          </w:p>
          <w:p w14:paraId="555B222C" w14:textId="77777777" w:rsidR="00560315" w:rsidRPr="00AA4CC9" w:rsidRDefault="00560315" w:rsidP="00560315">
            <w:pPr>
              <w:rPr>
                <w:noProof/>
                <w:lang w:val="de-CH"/>
                <w:rPrChange w:id="192" w:author="Remo Herren" w:date="2009-04-28T17:24:00Z">
                  <w:rPr>
                    <w:lang w:val="de-DE"/>
                  </w:rPr>
                </w:rPrChange>
              </w:rPr>
            </w:pPr>
          </w:p>
          <w:p w14:paraId="555B222D" w14:textId="77777777" w:rsidR="00560315" w:rsidRPr="00AA4CC9" w:rsidRDefault="00560315" w:rsidP="00560315">
            <w:pPr>
              <w:rPr>
                <w:noProof/>
                <w:lang w:val="de-CH"/>
                <w:rPrChange w:id="193" w:author="Remo Herren" w:date="2009-04-28T17:24:00Z">
                  <w:rPr>
                    <w:lang w:val="de-DE"/>
                  </w:rPr>
                </w:rPrChange>
              </w:rPr>
            </w:pPr>
          </w:p>
          <w:p w14:paraId="555B222E" w14:textId="77777777" w:rsidR="00560315" w:rsidRPr="00AA4CC9" w:rsidRDefault="00560315" w:rsidP="00935B84">
            <w:pPr>
              <w:tabs>
                <w:tab w:val="left" w:pos="5220"/>
              </w:tabs>
              <w:jc w:val="both"/>
              <w:rPr>
                <w:b/>
                <w:noProof/>
                <w:lang w:val="de-CH"/>
                <w:rPrChange w:id="194" w:author="Remo Herren" w:date="2009-04-28T17:24:00Z">
                  <w:rPr>
                    <w:b/>
                    <w:lang w:val="de-DE"/>
                  </w:rPr>
                </w:rPrChange>
              </w:rPr>
            </w:pPr>
          </w:p>
        </w:tc>
        <w:tc>
          <w:tcPr>
            <w:tcW w:w="4678" w:type="dxa"/>
          </w:tcPr>
          <w:p w14:paraId="555B222F" w14:textId="77777777" w:rsidR="00560315" w:rsidRPr="00AA4CC9" w:rsidRDefault="00560315" w:rsidP="00935B84">
            <w:pPr>
              <w:tabs>
                <w:tab w:val="left" w:pos="5220"/>
              </w:tabs>
              <w:rPr>
                <w:noProof/>
                <w:lang w:val="de-CH"/>
                <w:rPrChange w:id="195" w:author="Remo Herren" w:date="2009-04-28T17:24:00Z">
                  <w:rPr>
                    <w:lang w:val="de-DE"/>
                  </w:rPr>
                </w:rPrChange>
              </w:rPr>
            </w:pPr>
          </w:p>
          <w:p w14:paraId="555B2230" w14:textId="77777777" w:rsidR="00560315" w:rsidRPr="00AA4CC9" w:rsidRDefault="00462FC5" w:rsidP="00935B84">
            <w:pPr>
              <w:pStyle w:val="ListParagraph"/>
              <w:numPr>
                <w:ilvl w:val="0"/>
                <w:numId w:val="38"/>
              </w:numPr>
              <w:tabs>
                <w:tab w:val="left" w:pos="5220"/>
              </w:tabs>
              <w:rPr>
                <w:noProof/>
                <w:lang w:val="de-CH"/>
                <w:rPrChange w:id="196" w:author="Remo Herren" w:date="2009-04-28T17:24:00Z">
                  <w:rPr>
                    <w:lang w:val="de-DE"/>
                  </w:rPr>
                </w:rPrChange>
              </w:rPr>
            </w:pPr>
            <w:r w:rsidRPr="00462FC5">
              <w:rPr>
                <w:noProof/>
                <w:lang w:val="de-CH"/>
                <w:rPrChange w:id="197" w:author="Remo Herren" w:date="2009-04-28T17:24:00Z">
                  <w:rPr>
                    <w:sz w:val="16"/>
                    <w:szCs w:val="16"/>
                    <w:lang w:val="de-DE"/>
                  </w:rPr>
                </w:rPrChange>
              </w:rPr>
              <w:t>Per Default gelangt der Benutzer immer auf „Mein Kalender“ und kann dann auf einen anderen Kalender navigieren (Tab klicken).</w:t>
            </w:r>
          </w:p>
          <w:p w14:paraId="555B2231" w14:textId="77777777" w:rsidR="00A7575A" w:rsidRPr="00AA4CC9" w:rsidRDefault="00462FC5" w:rsidP="00935B84">
            <w:pPr>
              <w:pStyle w:val="ListParagraph"/>
              <w:numPr>
                <w:ilvl w:val="0"/>
                <w:numId w:val="38"/>
              </w:numPr>
              <w:tabs>
                <w:tab w:val="left" w:pos="5220"/>
              </w:tabs>
              <w:rPr>
                <w:noProof/>
                <w:lang w:val="de-CH"/>
                <w:rPrChange w:id="198" w:author="Remo Herren" w:date="2009-04-28T17:24:00Z">
                  <w:rPr>
                    <w:lang w:val="de-DE"/>
                  </w:rPr>
                </w:rPrChange>
              </w:rPr>
            </w:pPr>
            <w:r w:rsidRPr="00462FC5">
              <w:rPr>
                <w:noProof/>
                <w:lang w:val="de-CH"/>
                <w:rPrChange w:id="199" w:author="Remo Herren" w:date="2009-04-28T17:24:00Z">
                  <w:rPr>
                    <w:sz w:val="16"/>
                    <w:szCs w:val="16"/>
                    <w:lang w:val="de-DE"/>
                  </w:rPr>
                </w:rPrChange>
              </w:rPr>
              <w:t>Sub-Sidepanel: wird standardmässig geöffnet</w:t>
            </w:r>
          </w:p>
          <w:p w14:paraId="555B2232" w14:textId="77777777" w:rsidR="00462FC5" w:rsidRPr="00462FC5" w:rsidRDefault="00462FC5">
            <w:pPr>
              <w:pStyle w:val="ListParagraph"/>
              <w:tabs>
                <w:tab w:val="left" w:pos="5220"/>
              </w:tabs>
              <w:rPr>
                <w:noProof/>
                <w:lang w:val="de-CH"/>
                <w:rPrChange w:id="200" w:author="Remo Herren" w:date="2009-04-28T17:24:00Z">
                  <w:rPr>
                    <w:lang w:val="de-DE"/>
                  </w:rPr>
                </w:rPrChange>
              </w:rPr>
            </w:pPr>
          </w:p>
          <w:p w14:paraId="555B2233" w14:textId="77777777" w:rsidR="00462FC5" w:rsidRPr="00462FC5" w:rsidRDefault="00462FC5">
            <w:pPr>
              <w:pStyle w:val="ListParagraph"/>
              <w:numPr>
                <w:ilvl w:val="0"/>
                <w:numId w:val="38"/>
              </w:numPr>
              <w:tabs>
                <w:tab w:val="left" w:pos="5220"/>
              </w:tabs>
              <w:rPr>
                <w:noProof/>
                <w:lang w:val="de-CH"/>
                <w:rPrChange w:id="201" w:author="Remo Herren" w:date="2009-04-28T17:24:00Z">
                  <w:rPr>
                    <w:lang w:val="de-DE"/>
                  </w:rPr>
                </w:rPrChange>
              </w:rPr>
            </w:pPr>
          </w:p>
        </w:tc>
      </w:tr>
      <w:tr w:rsidR="00560315" w:rsidRPr="00AA4CC9" w14:paraId="555B2236" w14:textId="77777777" w:rsidTr="00935B84">
        <w:tc>
          <w:tcPr>
            <w:tcW w:w="9606" w:type="dxa"/>
            <w:gridSpan w:val="2"/>
          </w:tcPr>
          <w:p w14:paraId="555B2235" w14:textId="77777777" w:rsidR="00560315" w:rsidRPr="00AA4CC9" w:rsidRDefault="007455AA" w:rsidP="00935B84">
            <w:pPr>
              <w:rPr>
                <w:noProof/>
                <w:lang w:val="de-CH"/>
                <w:rPrChange w:id="202" w:author="Remo Herren" w:date="2009-04-28T17:24:00Z">
                  <w:rPr>
                    <w:lang w:val="de-DE"/>
                  </w:rPr>
                </w:rPrChange>
              </w:rPr>
            </w:pPr>
            <w:r w:rsidRPr="00AA4CC9">
              <w:rPr>
                <w:noProof/>
                <w:lang w:val="de-CH" w:eastAsia="de-CH"/>
              </w:rPr>
              <w:lastRenderedPageBreak/>
              <w:drawing>
                <wp:inline distT="0" distB="0" distL="0" distR="0" wp14:anchorId="555B233A" wp14:editId="555B233B">
                  <wp:extent cx="5957570" cy="4785360"/>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57570" cy="4785360"/>
                          </a:xfrm>
                          <a:prstGeom prst="rect">
                            <a:avLst/>
                          </a:prstGeom>
                          <a:noFill/>
                          <a:ln w="9525">
                            <a:noFill/>
                            <a:miter lim="800000"/>
                            <a:headEnd/>
                            <a:tailEnd/>
                          </a:ln>
                        </pic:spPr>
                      </pic:pic>
                    </a:graphicData>
                  </a:graphic>
                </wp:inline>
              </w:drawing>
            </w:r>
          </w:p>
        </w:tc>
      </w:tr>
    </w:tbl>
    <w:p w14:paraId="555B2237" w14:textId="77777777" w:rsidR="00560315" w:rsidRPr="00AA4CC9" w:rsidRDefault="00560315" w:rsidP="00560315">
      <w:pPr>
        <w:rPr>
          <w:noProof/>
          <w:lang w:val="de-CH"/>
          <w:rPrChange w:id="203" w:author="Remo Herren" w:date="2009-04-28T17:24:00Z">
            <w:rPr>
              <w:lang w:val="de-DE"/>
            </w:rPr>
          </w:rPrChange>
        </w:rPr>
      </w:pPr>
    </w:p>
    <w:p w14:paraId="555B2238" w14:textId="77777777" w:rsidR="00560315" w:rsidRPr="00AA4CC9" w:rsidRDefault="00560315" w:rsidP="00931341">
      <w:pPr>
        <w:rPr>
          <w:noProof/>
          <w:lang w:val="de-CH"/>
          <w:rPrChange w:id="204" w:author="Remo Herren" w:date="2009-04-28T17:24:00Z">
            <w:rPr>
              <w:lang w:val="de-CH"/>
            </w:rPr>
          </w:rPrChange>
        </w:rPr>
      </w:pPr>
    </w:p>
    <w:p w14:paraId="555B2239" w14:textId="77777777" w:rsidR="00931341" w:rsidRPr="00AA4CC9" w:rsidRDefault="00931341" w:rsidP="00931341">
      <w:pPr>
        <w:rPr>
          <w:noProof/>
          <w:lang w:val="de-CH"/>
          <w:rPrChange w:id="205" w:author="Remo Herren" w:date="2009-04-28T17:24:00Z">
            <w:rPr>
              <w:lang w:val="de-CH"/>
            </w:rPr>
          </w:rPrChange>
        </w:rPr>
      </w:pPr>
    </w:p>
    <w:tbl>
      <w:tblPr>
        <w:tblStyle w:val="TableGrid"/>
        <w:tblW w:w="0" w:type="auto"/>
        <w:tblLayout w:type="fixed"/>
        <w:tblLook w:val="04A0" w:firstRow="1" w:lastRow="0" w:firstColumn="1" w:lastColumn="0" w:noHBand="0" w:noVBand="1"/>
      </w:tblPr>
      <w:tblGrid>
        <w:gridCol w:w="4928"/>
        <w:gridCol w:w="4678"/>
      </w:tblGrid>
      <w:tr w:rsidR="00931341" w:rsidRPr="00935B84" w14:paraId="555B223B" w14:textId="77777777" w:rsidTr="003D11FB">
        <w:tc>
          <w:tcPr>
            <w:tcW w:w="9606" w:type="dxa"/>
            <w:gridSpan w:val="2"/>
          </w:tcPr>
          <w:p w14:paraId="555B223A" w14:textId="77777777" w:rsidR="00931341" w:rsidRPr="00AA4CC9" w:rsidRDefault="00462FC5" w:rsidP="00560315">
            <w:pPr>
              <w:tabs>
                <w:tab w:val="left" w:pos="5220"/>
              </w:tabs>
              <w:jc w:val="both"/>
              <w:rPr>
                <w:noProof/>
                <w:lang w:val="de-CH"/>
                <w:rPrChange w:id="206" w:author="Remo Herren" w:date="2009-04-28T17:24:00Z">
                  <w:rPr>
                    <w:lang w:val="de-CH"/>
                  </w:rPr>
                </w:rPrChange>
              </w:rPr>
            </w:pPr>
            <w:bookmarkStart w:id="207" w:name="_Ref220409354"/>
            <w:r w:rsidRPr="00462FC5">
              <w:rPr>
                <w:b/>
                <w:bCs/>
                <w:noProof/>
                <w:sz w:val="32"/>
                <w:lang w:val="de-CH"/>
                <w:rPrChange w:id="208" w:author="Remo Herren" w:date="2009-04-28T17:24:00Z">
                  <w:rPr>
                    <w:b/>
                    <w:bCs/>
                    <w:sz w:val="32"/>
                    <w:szCs w:val="16"/>
                    <w:lang w:val="de-DE"/>
                  </w:rPr>
                </w:rPrChange>
              </w:rPr>
              <w:t>Schritt 3 -</w:t>
            </w:r>
            <w:bookmarkEnd w:id="207"/>
            <w:r w:rsidRPr="00462FC5">
              <w:rPr>
                <w:b/>
                <w:bCs/>
                <w:noProof/>
                <w:sz w:val="32"/>
                <w:lang w:val="de-CH"/>
                <w:rPrChange w:id="209" w:author="Remo Herren" w:date="2009-04-28T17:24:00Z">
                  <w:rPr>
                    <w:b/>
                    <w:bCs/>
                    <w:sz w:val="32"/>
                    <w:szCs w:val="16"/>
                    <w:lang w:val="de-DE"/>
                  </w:rPr>
                </w:rPrChange>
              </w:rPr>
              <w:t xml:space="preserve"> </w:t>
            </w:r>
            <w:r w:rsidRPr="00462FC5">
              <w:rPr>
                <w:noProof/>
                <w:lang w:val="de-CH"/>
                <w:rPrChange w:id="210" w:author="Remo Herren" w:date="2009-04-28T17:24:00Z">
                  <w:rPr>
                    <w:sz w:val="16"/>
                    <w:szCs w:val="16"/>
                    <w:lang w:val="de-CH"/>
                  </w:rPr>
                </w:rPrChange>
              </w:rPr>
              <w:t xml:space="preserve">Nutzer kann entsprechende Filterkriterien eingeben, welche den Inhalt des Kalenders definieren </w:t>
            </w:r>
          </w:p>
        </w:tc>
      </w:tr>
      <w:tr w:rsidR="00931341" w:rsidRPr="00AA4CC9" w14:paraId="555B223E" w14:textId="77777777" w:rsidTr="003D11FB">
        <w:tc>
          <w:tcPr>
            <w:tcW w:w="4928" w:type="dxa"/>
          </w:tcPr>
          <w:p w14:paraId="555B223C" w14:textId="77777777" w:rsidR="00931341" w:rsidRPr="00AA4CC9" w:rsidRDefault="00462FC5" w:rsidP="003D11FB">
            <w:pPr>
              <w:tabs>
                <w:tab w:val="left" w:pos="5220"/>
              </w:tabs>
              <w:jc w:val="both"/>
              <w:rPr>
                <w:b/>
                <w:noProof/>
                <w:lang w:val="de-CH"/>
                <w:rPrChange w:id="211" w:author="Remo Herren" w:date="2009-04-28T17:24:00Z">
                  <w:rPr>
                    <w:b/>
                    <w:lang w:val="de-DE"/>
                  </w:rPr>
                </w:rPrChange>
              </w:rPr>
            </w:pPr>
            <w:r w:rsidRPr="00462FC5">
              <w:rPr>
                <w:b/>
                <w:noProof/>
                <w:lang w:val="de-CH"/>
                <w:rPrChange w:id="212" w:author="Remo Herren" w:date="2009-04-28T17:24:00Z">
                  <w:rPr>
                    <w:b/>
                    <w:sz w:val="16"/>
                    <w:szCs w:val="16"/>
                    <w:lang w:val="de-DE"/>
                  </w:rPr>
                </w:rPrChange>
              </w:rPr>
              <w:t>Controls</w:t>
            </w:r>
            <w:r w:rsidRPr="00462FC5">
              <w:rPr>
                <w:noProof/>
                <w:lang w:val="de-CH"/>
                <w:rPrChange w:id="213" w:author="Remo Herren" w:date="2009-04-28T17:24:00Z">
                  <w:rPr>
                    <w:sz w:val="16"/>
                    <w:szCs w:val="16"/>
                  </w:rPr>
                </w:rPrChange>
              </w:rPr>
              <w:t xml:space="preserve"> </w:t>
            </w:r>
          </w:p>
        </w:tc>
        <w:tc>
          <w:tcPr>
            <w:tcW w:w="4678" w:type="dxa"/>
          </w:tcPr>
          <w:p w14:paraId="555B223D" w14:textId="77777777" w:rsidR="00931341" w:rsidRPr="00AA4CC9" w:rsidRDefault="00462FC5" w:rsidP="003D11FB">
            <w:pPr>
              <w:rPr>
                <w:b/>
                <w:noProof/>
                <w:lang w:val="de-CH"/>
                <w:rPrChange w:id="214" w:author="Remo Herren" w:date="2009-04-28T17:24:00Z">
                  <w:rPr>
                    <w:b/>
                    <w:lang w:val="de-DE"/>
                  </w:rPr>
                </w:rPrChange>
              </w:rPr>
            </w:pPr>
            <w:r w:rsidRPr="00462FC5">
              <w:rPr>
                <w:b/>
                <w:noProof/>
                <w:lang w:val="de-CH"/>
                <w:rPrChange w:id="215" w:author="Remo Herren" w:date="2009-04-28T17:24:00Z">
                  <w:rPr>
                    <w:b/>
                    <w:sz w:val="16"/>
                    <w:szCs w:val="16"/>
                    <w:lang w:val="de-DE"/>
                  </w:rPr>
                </w:rPrChange>
              </w:rPr>
              <w:t>Regeln</w:t>
            </w:r>
          </w:p>
        </w:tc>
      </w:tr>
      <w:tr w:rsidR="00931341" w:rsidRPr="00935B84" w14:paraId="555B2260" w14:textId="77777777" w:rsidTr="003D11FB">
        <w:tc>
          <w:tcPr>
            <w:tcW w:w="4928" w:type="dxa"/>
          </w:tcPr>
          <w:p w14:paraId="555B223F" w14:textId="77777777" w:rsidR="00931341" w:rsidRPr="00AA4CC9" w:rsidRDefault="00931341" w:rsidP="003D11FB">
            <w:pPr>
              <w:rPr>
                <w:b/>
                <w:i/>
                <w:noProof/>
                <w:lang w:val="de-CH"/>
                <w:rPrChange w:id="216" w:author="Remo Herren" w:date="2009-04-28T17:24:00Z">
                  <w:rPr>
                    <w:b/>
                    <w:i/>
                    <w:lang w:val="de-DE"/>
                  </w:rPr>
                </w:rPrChange>
              </w:rPr>
            </w:pPr>
          </w:p>
          <w:p w14:paraId="555B2240" w14:textId="77777777" w:rsidR="00931341" w:rsidRPr="00AA4CC9" w:rsidRDefault="00462FC5" w:rsidP="003D11FB">
            <w:pPr>
              <w:rPr>
                <w:b/>
                <w:noProof/>
                <w:lang w:val="de-CH"/>
                <w:rPrChange w:id="217" w:author="Remo Herren" w:date="2009-04-28T17:24:00Z">
                  <w:rPr>
                    <w:b/>
                    <w:lang w:val="de-DE"/>
                  </w:rPr>
                </w:rPrChange>
              </w:rPr>
            </w:pPr>
            <w:r w:rsidRPr="00462FC5">
              <w:rPr>
                <w:b/>
                <w:noProof/>
                <w:lang w:val="de-CH"/>
                <w:rPrChange w:id="218" w:author="Remo Herren" w:date="2009-04-28T17:24:00Z">
                  <w:rPr>
                    <w:b/>
                    <w:sz w:val="16"/>
                    <w:szCs w:val="16"/>
                    <w:lang w:val="de-DE"/>
                  </w:rPr>
                </w:rPrChange>
              </w:rPr>
              <w:t>Sidepanel</w:t>
            </w:r>
          </w:p>
          <w:p w14:paraId="555B2241" w14:textId="77777777" w:rsidR="00931341" w:rsidRPr="00AA4CC9" w:rsidRDefault="00462FC5" w:rsidP="00931341">
            <w:pPr>
              <w:pStyle w:val="ListParagraph"/>
              <w:numPr>
                <w:ilvl w:val="0"/>
                <w:numId w:val="41"/>
              </w:numPr>
              <w:rPr>
                <w:noProof/>
                <w:lang w:val="de-CH"/>
                <w:rPrChange w:id="219" w:author="Remo Herren" w:date="2009-04-28T17:24:00Z">
                  <w:rPr>
                    <w:lang w:val="de-DE"/>
                  </w:rPr>
                </w:rPrChange>
              </w:rPr>
            </w:pPr>
            <w:r w:rsidRPr="00462FC5">
              <w:rPr>
                <w:noProof/>
                <w:lang w:val="de-CH"/>
                <w:rPrChange w:id="220" w:author="Remo Herren" w:date="2009-04-28T17:24:00Z">
                  <w:rPr>
                    <w:sz w:val="16"/>
                    <w:szCs w:val="16"/>
                    <w:lang w:val="de-DE"/>
                  </w:rPr>
                </w:rPrChange>
              </w:rPr>
              <w:t>Rich-Intelibox: Ressourcenart (A)</w:t>
            </w:r>
          </w:p>
          <w:p w14:paraId="555B2242" w14:textId="77777777" w:rsidR="00EB1609" w:rsidRPr="00AA4CC9" w:rsidRDefault="00462FC5" w:rsidP="00931341">
            <w:pPr>
              <w:pStyle w:val="ListParagraph"/>
              <w:numPr>
                <w:ilvl w:val="0"/>
                <w:numId w:val="41"/>
              </w:numPr>
              <w:rPr>
                <w:noProof/>
                <w:lang w:val="de-CH"/>
                <w:rPrChange w:id="221" w:author="Remo Herren" w:date="2009-04-28T17:24:00Z">
                  <w:rPr>
                    <w:lang w:val="de-DE"/>
                  </w:rPr>
                </w:rPrChange>
              </w:rPr>
            </w:pPr>
            <w:r w:rsidRPr="00462FC5">
              <w:rPr>
                <w:noProof/>
                <w:lang w:val="de-CH"/>
                <w:rPrChange w:id="222" w:author="Remo Herren" w:date="2009-04-28T17:24:00Z">
                  <w:rPr>
                    <w:sz w:val="16"/>
                    <w:szCs w:val="16"/>
                    <w:lang w:val="de-DE"/>
                  </w:rPr>
                </w:rPrChange>
              </w:rPr>
              <w:t>Rich-Intelibox: Standort (B)</w:t>
            </w:r>
          </w:p>
          <w:p w14:paraId="555B2243" w14:textId="77777777" w:rsidR="00BB222D" w:rsidRPr="00AA4CC9" w:rsidRDefault="00462FC5" w:rsidP="00BB222D">
            <w:pPr>
              <w:pStyle w:val="ListParagraph"/>
              <w:numPr>
                <w:ilvl w:val="0"/>
                <w:numId w:val="47"/>
              </w:numPr>
              <w:rPr>
                <w:noProof/>
                <w:lang w:val="de-CH"/>
                <w:rPrChange w:id="223" w:author="Remo Herren" w:date="2009-04-28T17:24:00Z">
                  <w:rPr>
                    <w:lang w:val="de-DE"/>
                  </w:rPr>
                </w:rPrChange>
              </w:rPr>
            </w:pPr>
            <w:r w:rsidRPr="00462FC5">
              <w:rPr>
                <w:noProof/>
                <w:lang w:val="de-CH"/>
                <w:rPrChange w:id="224" w:author="Remo Herren" w:date="2009-04-28T17:24:00Z">
                  <w:rPr>
                    <w:sz w:val="16"/>
                    <w:szCs w:val="16"/>
                    <w:lang w:val="de-DE"/>
                  </w:rPr>
                </w:rPrChange>
              </w:rPr>
              <w:t>Sub-Sidepanel: Ressourcenspezifische Suchfilter (D), Inhalte analog der Use Cases: UC 201.001, UC 101.011, 201.012 und 201.013</w:t>
            </w:r>
          </w:p>
          <w:p w14:paraId="555B2244" w14:textId="77777777" w:rsidR="00BB222D" w:rsidRPr="00AA4CC9" w:rsidRDefault="00462FC5" w:rsidP="00BB222D">
            <w:pPr>
              <w:pStyle w:val="ListParagraph"/>
              <w:numPr>
                <w:ilvl w:val="0"/>
                <w:numId w:val="47"/>
              </w:numPr>
              <w:rPr>
                <w:noProof/>
                <w:lang w:val="de-CH"/>
                <w:rPrChange w:id="225" w:author="Remo Herren" w:date="2009-04-28T17:24:00Z">
                  <w:rPr>
                    <w:lang w:val="de-DE"/>
                  </w:rPr>
                </w:rPrChange>
              </w:rPr>
            </w:pPr>
            <w:r w:rsidRPr="00462FC5">
              <w:rPr>
                <w:noProof/>
                <w:lang w:val="de-CH"/>
                <w:rPrChange w:id="226" w:author="Remo Herren" w:date="2009-04-28T17:24:00Z">
                  <w:rPr>
                    <w:sz w:val="16"/>
                    <w:szCs w:val="16"/>
                    <w:lang w:val="de-DE"/>
                  </w:rPr>
                </w:rPrChange>
              </w:rPr>
              <w:t>Sub-Sidepanel „Ressourcen“ (G)</w:t>
            </w:r>
          </w:p>
          <w:p w14:paraId="555B2245" w14:textId="77777777" w:rsidR="00462FC5" w:rsidRPr="00462FC5" w:rsidRDefault="00462FC5">
            <w:pPr>
              <w:pStyle w:val="ListParagraph"/>
              <w:numPr>
                <w:ilvl w:val="1"/>
                <w:numId w:val="47"/>
              </w:numPr>
              <w:rPr>
                <w:noProof/>
                <w:lang w:val="de-CH"/>
                <w:rPrChange w:id="227" w:author="Remo Herren" w:date="2009-04-28T17:24:00Z">
                  <w:rPr>
                    <w:lang w:val="de-DE"/>
                  </w:rPr>
                </w:rPrChange>
              </w:rPr>
            </w:pPr>
            <w:r w:rsidRPr="00462FC5">
              <w:rPr>
                <w:noProof/>
                <w:lang w:val="de-CH"/>
                <w:rPrChange w:id="228" w:author="Remo Herren" w:date="2009-04-28T17:24:00Z">
                  <w:rPr>
                    <w:sz w:val="16"/>
                    <w:szCs w:val="16"/>
                    <w:lang w:val="de-DE"/>
                  </w:rPr>
                </w:rPrChange>
              </w:rPr>
              <w:t>Listbox (mit Checkboxen): Ressourcen</w:t>
            </w:r>
          </w:p>
          <w:p w14:paraId="555B2246" w14:textId="77777777" w:rsidR="00127DE2" w:rsidRPr="00935B84" w:rsidRDefault="00462FC5" w:rsidP="00931341">
            <w:pPr>
              <w:pStyle w:val="ListParagraph"/>
              <w:numPr>
                <w:ilvl w:val="0"/>
                <w:numId w:val="41"/>
              </w:numPr>
              <w:rPr>
                <w:noProof/>
                <w:lang w:val="en-US"/>
                <w:rPrChange w:id="229" w:author="Tim Bänziger" w:date="2010-04-15T09:55:00Z">
                  <w:rPr>
                    <w:lang w:val="de-DE"/>
                  </w:rPr>
                </w:rPrChange>
              </w:rPr>
            </w:pPr>
            <w:r w:rsidRPr="00935B84">
              <w:rPr>
                <w:noProof/>
                <w:lang w:val="en-US"/>
                <w:rPrChange w:id="230" w:author="Tim Bänziger" w:date="2010-04-15T09:55:00Z">
                  <w:rPr>
                    <w:sz w:val="16"/>
                    <w:szCs w:val="16"/>
                    <w:lang w:val="de-DE"/>
                  </w:rPr>
                </w:rPrChange>
              </w:rPr>
              <w:t>Listbox (mit Checkboxen): Ressourcen (G)</w:t>
            </w:r>
          </w:p>
          <w:p w14:paraId="555B2247" w14:textId="77777777" w:rsidR="00462FC5" w:rsidRPr="00935B84" w:rsidRDefault="00462FC5">
            <w:pPr>
              <w:rPr>
                <w:noProof/>
                <w:lang w:val="en-US"/>
                <w:rPrChange w:id="231" w:author="Tim Bänziger" w:date="2010-04-15T09:55:00Z">
                  <w:rPr>
                    <w:lang w:val="de-DE"/>
                  </w:rPr>
                </w:rPrChange>
              </w:rPr>
            </w:pPr>
          </w:p>
          <w:p w14:paraId="555B2248" w14:textId="77777777" w:rsidR="00127DE2" w:rsidRPr="00AA4CC9" w:rsidRDefault="00462FC5" w:rsidP="00931341">
            <w:pPr>
              <w:pStyle w:val="ListParagraph"/>
              <w:numPr>
                <w:ilvl w:val="0"/>
                <w:numId w:val="41"/>
              </w:numPr>
              <w:rPr>
                <w:noProof/>
                <w:lang w:val="de-CH"/>
                <w:rPrChange w:id="232" w:author="Remo Herren" w:date="2009-04-28T17:24:00Z">
                  <w:rPr>
                    <w:lang w:val="de-DE"/>
                  </w:rPr>
                </w:rPrChange>
              </w:rPr>
            </w:pPr>
            <w:r w:rsidRPr="00462FC5">
              <w:rPr>
                <w:noProof/>
                <w:lang w:val="de-CH"/>
                <w:rPrChange w:id="233" w:author="Remo Herren" w:date="2009-04-28T17:24:00Z">
                  <w:rPr>
                    <w:sz w:val="16"/>
                    <w:szCs w:val="16"/>
                    <w:lang w:val="de-DE"/>
                  </w:rPr>
                </w:rPrChange>
              </w:rPr>
              <w:t>Button: Anzeigen (H)</w:t>
            </w:r>
          </w:p>
          <w:p w14:paraId="555B2249" w14:textId="77777777" w:rsidR="00931341" w:rsidRPr="00AA4CC9" w:rsidRDefault="00462FC5" w:rsidP="00127DE2">
            <w:pPr>
              <w:pStyle w:val="ListParagraph"/>
              <w:numPr>
                <w:ilvl w:val="0"/>
                <w:numId w:val="41"/>
              </w:numPr>
              <w:rPr>
                <w:noProof/>
                <w:lang w:val="de-CH"/>
                <w:rPrChange w:id="234" w:author="Remo Herren" w:date="2009-04-28T17:24:00Z">
                  <w:rPr>
                    <w:lang w:val="de-DE"/>
                  </w:rPr>
                </w:rPrChange>
              </w:rPr>
            </w:pPr>
            <w:r w:rsidRPr="00462FC5">
              <w:rPr>
                <w:noProof/>
                <w:lang w:val="de-CH"/>
                <w:rPrChange w:id="235" w:author="Remo Herren" w:date="2009-04-28T17:24:00Z">
                  <w:rPr>
                    <w:sz w:val="16"/>
                    <w:szCs w:val="16"/>
                    <w:lang w:val="de-DE"/>
                  </w:rPr>
                </w:rPrChange>
              </w:rPr>
              <w:t>Button (Icon): Zu Favoriten hinzufügen (Stern-Icon) (I)</w:t>
            </w:r>
          </w:p>
          <w:p w14:paraId="555B224A" w14:textId="77777777" w:rsidR="00931341" w:rsidRPr="00AA4CC9" w:rsidRDefault="00931341" w:rsidP="003D11FB">
            <w:pPr>
              <w:rPr>
                <w:b/>
                <w:noProof/>
                <w:lang w:val="de-CH"/>
                <w:rPrChange w:id="236" w:author="Remo Herren" w:date="2009-04-28T17:24:00Z">
                  <w:rPr>
                    <w:b/>
                    <w:lang w:val="de-DE"/>
                  </w:rPr>
                </w:rPrChange>
              </w:rPr>
            </w:pPr>
          </w:p>
          <w:p w14:paraId="555B224B" w14:textId="77777777" w:rsidR="00424A76" w:rsidRPr="00AA4CC9" w:rsidRDefault="00462FC5" w:rsidP="00424A76">
            <w:pPr>
              <w:rPr>
                <w:b/>
                <w:noProof/>
                <w:lang w:val="de-CH"/>
                <w:rPrChange w:id="237" w:author="Remo Herren" w:date="2009-04-28T17:24:00Z">
                  <w:rPr>
                    <w:b/>
                    <w:lang w:val="de-DE"/>
                  </w:rPr>
                </w:rPrChange>
              </w:rPr>
            </w:pPr>
            <w:r w:rsidRPr="00462FC5">
              <w:rPr>
                <w:b/>
                <w:noProof/>
                <w:lang w:val="de-CH"/>
                <w:rPrChange w:id="238" w:author="Remo Herren" w:date="2009-04-28T17:24:00Z">
                  <w:rPr>
                    <w:b/>
                    <w:sz w:val="16"/>
                    <w:szCs w:val="16"/>
                    <w:lang w:val="de-DE"/>
                  </w:rPr>
                </w:rPrChange>
              </w:rPr>
              <w:t>Inhaltsbereich</w:t>
            </w:r>
          </w:p>
          <w:p w14:paraId="555B224C" w14:textId="77777777" w:rsidR="009F48D2" w:rsidRDefault="00462FC5" w:rsidP="009F48D2">
            <w:pPr>
              <w:pStyle w:val="ListParagraph"/>
              <w:numPr>
                <w:ilvl w:val="0"/>
                <w:numId w:val="41"/>
              </w:numPr>
              <w:rPr>
                <w:ins w:id="239" w:author="Tim Bänziger" w:date="2010-04-15T09:56:00Z"/>
                <w:noProof/>
                <w:lang w:val="de-CH"/>
              </w:rPr>
            </w:pPr>
            <w:r w:rsidRPr="00462FC5">
              <w:rPr>
                <w:noProof/>
                <w:lang w:val="de-CH"/>
                <w:rPrChange w:id="240" w:author="Remo Herren" w:date="2009-04-28T17:24:00Z">
                  <w:rPr>
                    <w:sz w:val="16"/>
                    <w:szCs w:val="16"/>
                    <w:lang w:val="de-DE"/>
                  </w:rPr>
                </w:rPrChange>
              </w:rPr>
              <w:lastRenderedPageBreak/>
              <w:t>Kalendernavigation inkl. Datum (J)</w:t>
            </w:r>
          </w:p>
          <w:p w14:paraId="5589971A" w14:textId="1A76B077" w:rsidR="00935B84" w:rsidRPr="00AA4CC9" w:rsidRDefault="00935B84" w:rsidP="009F48D2">
            <w:pPr>
              <w:pStyle w:val="ListParagraph"/>
              <w:numPr>
                <w:ilvl w:val="0"/>
                <w:numId w:val="41"/>
              </w:numPr>
              <w:rPr>
                <w:noProof/>
                <w:lang w:val="de-CH"/>
                <w:rPrChange w:id="241" w:author="Remo Herren" w:date="2009-04-28T17:24:00Z">
                  <w:rPr>
                    <w:lang w:val="de-DE"/>
                  </w:rPr>
                </w:rPrChange>
              </w:rPr>
            </w:pPr>
            <w:ins w:id="242" w:author="Tim Bänziger" w:date="2010-04-15T09:56:00Z">
              <w:r>
                <w:rPr>
                  <w:noProof/>
                  <w:lang w:val="de-CH"/>
                </w:rPr>
                <w:t>Heute Button vor Kalendercontroll</w:t>
              </w:r>
            </w:ins>
          </w:p>
          <w:p w14:paraId="555B224D" w14:textId="77777777" w:rsidR="00424A76" w:rsidRPr="00AA4CC9" w:rsidRDefault="00462FC5" w:rsidP="009F48D2">
            <w:pPr>
              <w:pStyle w:val="ListParagraph"/>
              <w:numPr>
                <w:ilvl w:val="0"/>
                <w:numId w:val="41"/>
              </w:numPr>
              <w:rPr>
                <w:noProof/>
                <w:lang w:val="de-CH"/>
                <w:rPrChange w:id="243" w:author="Remo Herren" w:date="2009-04-28T17:24:00Z">
                  <w:rPr>
                    <w:lang w:val="de-DE"/>
                  </w:rPr>
                </w:rPrChange>
              </w:rPr>
            </w:pPr>
            <w:r w:rsidRPr="00462FC5">
              <w:rPr>
                <w:noProof/>
                <w:lang w:val="de-CH"/>
                <w:rPrChange w:id="244" w:author="Remo Herren" w:date="2009-04-28T17:24:00Z">
                  <w:rPr>
                    <w:sz w:val="16"/>
                    <w:szCs w:val="16"/>
                    <w:lang w:val="de-DE"/>
                  </w:rPr>
                </w:rPrChange>
              </w:rPr>
              <w:t>Textbox/Kalendercontrol: Datum wählen (K)</w:t>
            </w:r>
          </w:p>
          <w:p w14:paraId="555B224E" w14:textId="77777777" w:rsidR="009F48D2" w:rsidRPr="00AA4CC9" w:rsidRDefault="00462FC5" w:rsidP="009F48D2">
            <w:pPr>
              <w:pStyle w:val="ListParagraph"/>
              <w:numPr>
                <w:ilvl w:val="0"/>
                <w:numId w:val="41"/>
              </w:numPr>
              <w:rPr>
                <w:noProof/>
                <w:lang w:val="de-CH"/>
                <w:rPrChange w:id="245" w:author="Remo Herren" w:date="2009-04-28T17:24:00Z">
                  <w:rPr>
                    <w:lang w:val="de-DE"/>
                  </w:rPr>
                </w:rPrChange>
              </w:rPr>
            </w:pPr>
            <w:r w:rsidRPr="00462FC5">
              <w:rPr>
                <w:noProof/>
                <w:lang w:val="de-CH"/>
                <w:rPrChange w:id="246" w:author="Remo Herren" w:date="2009-04-28T17:24:00Z">
                  <w:rPr>
                    <w:sz w:val="16"/>
                    <w:szCs w:val="16"/>
                    <w:lang w:val="de-DE"/>
                  </w:rPr>
                </w:rPrChange>
              </w:rPr>
              <w:t>Scrollbar (M)</w:t>
            </w:r>
          </w:p>
          <w:p w14:paraId="555B224F" w14:textId="77777777" w:rsidR="009F48D2" w:rsidRPr="00AA4CC9" w:rsidRDefault="00462FC5" w:rsidP="009F48D2">
            <w:pPr>
              <w:pStyle w:val="ListParagraph"/>
              <w:numPr>
                <w:ilvl w:val="0"/>
                <w:numId w:val="41"/>
              </w:numPr>
              <w:rPr>
                <w:noProof/>
                <w:lang w:val="de-CH"/>
                <w:rPrChange w:id="247" w:author="Remo Herren" w:date="2009-04-28T17:24:00Z">
                  <w:rPr>
                    <w:lang w:val="de-DE"/>
                  </w:rPr>
                </w:rPrChange>
              </w:rPr>
            </w:pPr>
            <w:r w:rsidRPr="00462FC5">
              <w:rPr>
                <w:noProof/>
                <w:lang w:val="de-CH"/>
                <w:rPrChange w:id="248" w:author="Remo Herren" w:date="2009-04-28T17:24:00Z">
                  <w:rPr>
                    <w:sz w:val="16"/>
                    <w:szCs w:val="16"/>
                    <w:lang w:val="de-DE"/>
                  </w:rPr>
                </w:rPrChange>
              </w:rPr>
              <w:t>Button: Refresh-Intervall (L)</w:t>
            </w:r>
          </w:p>
          <w:p w14:paraId="555B2250" w14:textId="77777777" w:rsidR="00424A76" w:rsidRPr="00AA4CC9" w:rsidRDefault="00462FC5" w:rsidP="009F48D2">
            <w:pPr>
              <w:pStyle w:val="ListParagraph"/>
              <w:numPr>
                <w:ilvl w:val="0"/>
                <w:numId w:val="41"/>
              </w:numPr>
              <w:rPr>
                <w:noProof/>
                <w:lang w:val="de-CH"/>
                <w:rPrChange w:id="249" w:author="Remo Herren" w:date="2009-04-28T17:24:00Z">
                  <w:rPr>
                    <w:lang w:val="de-DE"/>
                  </w:rPr>
                </w:rPrChange>
              </w:rPr>
            </w:pPr>
            <w:r w:rsidRPr="00462FC5">
              <w:rPr>
                <w:noProof/>
                <w:lang w:val="de-CH"/>
                <w:rPrChange w:id="250" w:author="Remo Herren" w:date="2009-04-28T17:24:00Z">
                  <w:rPr>
                    <w:sz w:val="16"/>
                    <w:szCs w:val="16"/>
                    <w:lang w:val="de-DE"/>
                  </w:rPr>
                </w:rPrChange>
              </w:rPr>
              <w:t>Restliches Kalendercontrol (Kalender)</w:t>
            </w:r>
          </w:p>
          <w:p w14:paraId="555B2251" w14:textId="77777777" w:rsidR="00424A76" w:rsidRPr="00AA4CC9" w:rsidRDefault="00424A76" w:rsidP="00424A76">
            <w:pPr>
              <w:rPr>
                <w:b/>
                <w:noProof/>
                <w:lang w:val="de-CH"/>
                <w:rPrChange w:id="251" w:author="Remo Herren" w:date="2009-04-28T17:24:00Z">
                  <w:rPr>
                    <w:b/>
                    <w:lang w:val="de-DE"/>
                  </w:rPr>
                </w:rPrChange>
              </w:rPr>
            </w:pPr>
          </w:p>
          <w:p w14:paraId="555B2252" w14:textId="77777777" w:rsidR="00424A76" w:rsidRPr="00AA4CC9" w:rsidRDefault="00424A76" w:rsidP="003D11FB">
            <w:pPr>
              <w:rPr>
                <w:b/>
                <w:noProof/>
                <w:lang w:val="de-CH"/>
                <w:rPrChange w:id="252" w:author="Remo Herren" w:date="2009-04-28T17:24:00Z">
                  <w:rPr>
                    <w:b/>
                    <w:lang w:val="de-DE"/>
                  </w:rPr>
                </w:rPrChange>
              </w:rPr>
            </w:pPr>
          </w:p>
        </w:tc>
        <w:tc>
          <w:tcPr>
            <w:tcW w:w="4678" w:type="dxa"/>
          </w:tcPr>
          <w:p w14:paraId="555B2253" w14:textId="77777777" w:rsidR="00931341" w:rsidRPr="00AA4CC9" w:rsidRDefault="00931341" w:rsidP="003D11FB">
            <w:pPr>
              <w:tabs>
                <w:tab w:val="left" w:pos="5220"/>
              </w:tabs>
              <w:rPr>
                <w:b/>
                <w:noProof/>
                <w:lang w:val="de-CH"/>
                <w:rPrChange w:id="253" w:author="Remo Herren" w:date="2009-04-28T17:24:00Z">
                  <w:rPr>
                    <w:b/>
                    <w:lang w:val="de-DE"/>
                  </w:rPr>
                </w:rPrChange>
              </w:rPr>
            </w:pPr>
          </w:p>
          <w:p w14:paraId="555B2254" w14:textId="77777777" w:rsidR="00127DE2" w:rsidRPr="00AA4CC9" w:rsidRDefault="00462FC5" w:rsidP="00B02386">
            <w:pPr>
              <w:pStyle w:val="ListParagraph"/>
              <w:numPr>
                <w:ilvl w:val="0"/>
                <w:numId w:val="38"/>
              </w:numPr>
              <w:tabs>
                <w:tab w:val="left" w:pos="5220"/>
              </w:tabs>
              <w:rPr>
                <w:noProof/>
                <w:lang w:val="de-CH"/>
                <w:rPrChange w:id="254" w:author="Remo Herren" w:date="2009-04-28T17:24:00Z">
                  <w:rPr>
                    <w:lang w:val="de-DE"/>
                  </w:rPr>
                </w:rPrChange>
              </w:rPr>
            </w:pPr>
            <w:r w:rsidRPr="00462FC5">
              <w:rPr>
                <w:noProof/>
                <w:lang w:val="de-CH"/>
                <w:rPrChange w:id="255" w:author="Remo Herren" w:date="2009-04-28T17:24:00Z">
                  <w:rPr>
                    <w:sz w:val="16"/>
                    <w:szCs w:val="16"/>
                    <w:lang w:val="de-DE"/>
                  </w:rPr>
                </w:rPrChange>
              </w:rPr>
              <w:t xml:space="preserve">Durch Auswahl der Ressourcenart(A), Standort(B), Ressourcenspezifische Suchfilter (D), kann bei Klick auf den „Anzeigen“-Button die Menge der Dargestellten Ressourcen in der jeweiligen Kalenderansicht definiert werden. </w:t>
            </w:r>
          </w:p>
          <w:p w14:paraId="555B2255" w14:textId="77777777" w:rsidR="00BB222D" w:rsidRPr="00AA4CC9" w:rsidRDefault="00462FC5" w:rsidP="00B02386">
            <w:pPr>
              <w:pStyle w:val="ListParagraph"/>
              <w:numPr>
                <w:ilvl w:val="0"/>
                <w:numId w:val="38"/>
              </w:numPr>
              <w:tabs>
                <w:tab w:val="left" w:pos="5220"/>
              </w:tabs>
              <w:rPr>
                <w:noProof/>
                <w:lang w:val="de-CH"/>
                <w:rPrChange w:id="256" w:author="Remo Herren" w:date="2009-04-28T17:24:00Z">
                  <w:rPr>
                    <w:lang w:val="de-DE"/>
                  </w:rPr>
                </w:rPrChange>
              </w:rPr>
            </w:pPr>
            <w:r w:rsidRPr="00462FC5">
              <w:rPr>
                <w:noProof/>
                <w:lang w:val="de-CH"/>
                <w:rPrChange w:id="257" w:author="Remo Herren" w:date="2009-04-28T17:24:00Z">
                  <w:rPr>
                    <w:sz w:val="16"/>
                    <w:szCs w:val="16"/>
                    <w:lang w:val="de-DE"/>
                  </w:rPr>
                </w:rPrChange>
              </w:rPr>
              <w:t>Mehrfachselektion bei der Ressourcenart möglich</w:t>
            </w:r>
          </w:p>
          <w:p w14:paraId="555B2256" w14:textId="77777777" w:rsidR="00BB222D" w:rsidRPr="00AA4CC9" w:rsidRDefault="00462FC5" w:rsidP="00BB222D">
            <w:pPr>
              <w:pStyle w:val="ListParagraph"/>
              <w:numPr>
                <w:ilvl w:val="0"/>
                <w:numId w:val="38"/>
              </w:numPr>
              <w:tabs>
                <w:tab w:val="left" w:pos="5220"/>
              </w:tabs>
              <w:rPr>
                <w:noProof/>
                <w:lang w:val="de-CH"/>
                <w:rPrChange w:id="258" w:author="Remo Herren" w:date="2009-04-28T17:24:00Z">
                  <w:rPr>
                    <w:lang w:val="de-DE"/>
                  </w:rPr>
                </w:rPrChange>
              </w:rPr>
            </w:pPr>
            <w:r w:rsidRPr="00462FC5">
              <w:rPr>
                <w:noProof/>
                <w:lang w:val="de-CH"/>
                <w:rPrChange w:id="259" w:author="Remo Herren" w:date="2009-04-28T17:24:00Z">
                  <w:rPr>
                    <w:sz w:val="16"/>
                    <w:szCs w:val="16"/>
                    <w:lang w:val="de-DE"/>
                  </w:rPr>
                </w:rPrChange>
              </w:rPr>
              <w:t xml:space="preserve">Listbox „Ressourcen mit Checkboxen(G): </w:t>
            </w:r>
          </w:p>
          <w:p w14:paraId="555B2257" w14:textId="77777777" w:rsidR="00BB222D" w:rsidRPr="00AA4CC9" w:rsidRDefault="00462FC5" w:rsidP="00BB222D">
            <w:pPr>
              <w:pStyle w:val="ListParagraph"/>
              <w:numPr>
                <w:ilvl w:val="1"/>
                <w:numId w:val="38"/>
              </w:numPr>
              <w:tabs>
                <w:tab w:val="left" w:pos="5220"/>
              </w:tabs>
              <w:rPr>
                <w:noProof/>
                <w:lang w:val="de-CH"/>
                <w:rPrChange w:id="260" w:author="Remo Herren" w:date="2009-04-28T17:24:00Z">
                  <w:rPr>
                    <w:lang w:val="de-DE"/>
                  </w:rPr>
                </w:rPrChange>
              </w:rPr>
            </w:pPr>
            <w:r w:rsidRPr="00462FC5">
              <w:rPr>
                <w:noProof/>
                <w:lang w:val="de-CH"/>
                <w:rPrChange w:id="261" w:author="Remo Herren" w:date="2009-04-28T17:24:00Z">
                  <w:rPr>
                    <w:sz w:val="16"/>
                    <w:szCs w:val="16"/>
                    <w:lang w:val="de-DE"/>
                  </w:rPr>
                </w:rPrChange>
              </w:rPr>
              <w:t>Ressourcen, entspricht dem Maximum aller Ressourcen gemäss Filterkriterien von Pt. 1 bis Pt. 3</w:t>
            </w:r>
          </w:p>
          <w:p w14:paraId="555B2258" w14:textId="77777777" w:rsidR="00BB222D" w:rsidRPr="00AA4CC9" w:rsidRDefault="00462FC5" w:rsidP="00BB222D">
            <w:pPr>
              <w:pStyle w:val="ListParagraph"/>
              <w:numPr>
                <w:ilvl w:val="1"/>
                <w:numId w:val="38"/>
              </w:numPr>
              <w:tabs>
                <w:tab w:val="left" w:pos="5220"/>
              </w:tabs>
              <w:rPr>
                <w:noProof/>
                <w:lang w:val="de-CH"/>
                <w:rPrChange w:id="262" w:author="Remo Herren" w:date="2009-04-28T17:24:00Z">
                  <w:rPr>
                    <w:lang w:val="de-DE"/>
                  </w:rPr>
                </w:rPrChange>
              </w:rPr>
            </w:pPr>
            <w:r w:rsidRPr="00462FC5">
              <w:rPr>
                <w:noProof/>
                <w:lang w:val="de-CH"/>
                <w:rPrChange w:id="263" w:author="Remo Herren" w:date="2009-04-28T17:24:00Z">
                  <w:rPr>
                    <w:sz w:val="16"/>
                    <w:szCs w:val="16"/>
                    <w:lang w:val="de-DE"/>
                  </w:rPr>
                </w:rPrChange>
              </w:rPr>
              <w:t>Inhalt der Listbox ändert sich nach Änderung der Kriterien (Pte. 1 bis 3 – automatisch)</w:t>
            </w:r>
          </w:p>
          <w:p w14:paraId="555B2259" w14:textId="77777777" w:rsidR="00462FC5" w:rsidRPr="00462FC5" w:rsidRDefault="00462FC5">
            <w:pPr>
              <w:pStyle w:val="ListParagraph"/>
              <w:numPr>
                <w:ilvl w:val="1"/>
                <w:numId w:val="38"/>
              </w:numPr>
              <w:tabs>
                <w:tab w:val="left" w:pos="5220"/>
              </w:tabs>
              <w:rPr>
                <w:noProof/>
                <w:lang w:val="de-CH"/>
                <w:rPrChange w:id="264" w:author="Remo Herren" w:date="2009-04-28T17:24:00Z">
                  <w:rPr>
                    <w:lang w:val="de-DE"/>
                  </w:rPr>
                </w:rPrChange>
              </w:rPr>
            </w:pPr>
            <w:r w:rsidRPr="00462FC5">
              <w:rPr>
                <w:noProof/>
                <w:lang w:val="de-CH"/>
                <w:rPrChange w:id="265" w:author="Remo Herren" w:date="2009-04-28T17:24:00Z">
                  <w:rPr>
                    <w:sz w:val="16"/>
                    <w:szCs w:val="16"/>
                    <w:lang w:val="de-DE"/>
                  </w:rPr>
                </w:rPrChange>
              </w:rPr>
              <w:lastRenderedPageBreak/>
              <w:t>Standardmässig sind alle angeklickt. Benutzer kann mittels Klick der Checkbox die Visualisierung einer Ressourcen aktivieren/deaktiveren</w:t>
            </w:r>
          </w:p>
          <w:p w14:paraId="555B225A" w14:textId="77777777" w:rsidR="00B02386" w:rsidRPr="00AA4CC9" w:rsidRDefault="00462FC5" w:rsidP="00B02386">
            <w:pPr>
              <w:pStyle w:val="ListParagraph"/>
              <w:numPr>
                <w:ilvl w:val="0"/>
                <w:numId w:val="38"/>
              </w:numPr>
              <w:tabs>
                <w:tab w:val="left" w:pos="5220"/>
              </w:tabs>
              <w:rPr>
                <w:noProof/>
                <w:lang w:val="de-CH"/>
                <w:rPrChange w:id="266" w:author="Remo Herren" w:date="2009-04-28T17:24:00Z">
                  <w:rPr>
                    <w:lang w:val="de-DE"/>
                  </w:rPr>
                </w:rPrChange>
              </w:rPr>
            </w:pPr>
            <w:r w:rsidRPr="00462FC5">
              <w:rPr>
                <w:noProof/>
                <w:lang w:val="de-CH"/>
                <w:rPrChange w:id="267" w:author="Remo Herren" w:date="2009-04-28T17:24:00Z">
                  <w:rPr>
                    <w:sz w:val="16"/>
                    <w:szCs w:val="16"/>
                    <w:lang w:val="de-DE"/>
                  </w:rPr>
                </w:rPrChange>
              </w:rPr>
              <w:t>Durch deselektieren von Ressourcen im Listbox-Feld (G) (und klicken auf Anzeigen), werden die deselektierten Räume in der Kalenderansicht auch nicht mehr angzeigt.</w:t>
            </w:r>
          </w:p>
          <w:p w14:paraId="555B225B" w14:textId="77777777" w:rsidR="00560315" w:rsidRPr="00AA4CC9" w:rsidRDefault="00462FC5" w:rsidP="00B02386">
            <w:pPr>
              <w:pStyle w:val="ListParagraph"/>
              <w:numPr>
                <w:ilvl w:val="0"/>
                <w:numId w:val="38"/>
              </w:numPr>
              <w:tabs>
                <w:tab w:val="left" w:pos="5220"/>
              </w:tabs>
              <w:rPr>
                <w:noProof/>
                <w:lang w:val="de-CH"/>
                <w:rPrChange w:id="268" w:author="Remo Herren" w:date="2009-04-28T17:24:00Z">
                  <w:rPr>
                    <w:lang w:val="de-DE"/>
                  </w:rPr>
                </w:rPrChange>
              </w:rPr>
            </w:pPr>
            <w:r w:rsidRPr="00462FC5">
              <w:rPr>
                <w:noProof/>
                <w:lang w:val="de-CH"/>
                <w:rPrChange w:id="269" w:author="Remo Herren" w:date="2009-04-28T17:24:00Z">
                  <w:rPr>
                    <w:sz w:val="16"/>
                    <w:szCs w:val="16"/>
                    <w:lang w:val="de-DE"/>
                  </w:rPr>
                </w:rPrChange>
              </w:rPr>
              <w:t>Info: Das Stern-Icon (I) wird in Schritt 5 behandelt.</w:t>
            </w:r>
          </w:p>
          <w:p w14:paraId="555B225C" w14:textId="77777777" w:rsidR="009F48D2" w:rsidRPr="00AA4CC9" w:rsidRDefault="00462FC5" w:rsidP="00B02386">
            <w:pPr>
              <w:pStyle w:val="ListParagraph"/>
              <w:numPr>
                <w:ilvl w:val="0"/>
                <w:numId w:val="38"/>
              </w:numPr>
              <w:tabs>
                <w:tab w:val="left" w:pos="5220"/>
              </w:tabs>
              <w:rPr>
                <w:noProof/>
                <w:lang w:val="de-CH"/>
                <w:rPrChange w:id="270" w:author="Remo Herren" w:date="2009-04-28T17:24:00Z">
                  <w:rPr>
                    <w:lang w:val="de-DE"/>
                  </w:rPr>
                </w:rPrChange>
              </w:rPr>
            </w:pPr>
            <w:r w:rsidRPr="00462FC5">
              <w:rPr>
                <w:noProof/>
                <w:lang w:val="de-CH"/>
                <w:rPrChange w:id="271" w:author="Remo Herren" w:date="2009-04-28T17:24:00Z">
                  <w:rPr>
                    <w:sz w:val="16"/>
                    <w:szCs w:val="16"/>
                    <w:lang w:val="de-DE"/>
                  </w:rPr>
                </w:rPrChange>
              </w:rPr>
              <w:t>Für die restlichen Punkte des Kalendercontrols (der Kalenderansicht) siehe Dokument GlobaleAnforderung</w:t>
            </w:r>
          </w:p>
          <w:p w14:paraId="555B225D" w14:textId="77777777" w:rsidR="00127DE2" w:rsidRPr="00AA4CC9" w:rsidRDefault="00127DE2" w:rsidP="00560315">
            <w:pPr>
              <w:pStyle w:val="ListParagraph"/>
              <w:tabs>
                <w:tab w:val="left" w:pos="5220"/>
              </w:tabs>
              <w:rPr>
                <w:noProof/>
                <w:lang w:val="de-CH"/>
                <w:rPrChange w:id="272" w:author="Remo Herren" w:date="2009-04-28T17:24:00Z">
                  <w:rPr>
                    <w:lang w:val="de-DE"/>
                  </w:rPr>
                </w:rPrChange>
              </w:rPr>
            </w:pPr>
          </w:p>
          <w:p w14:paraId="555B225E" w14:textId="77777777" w:rsidR="00BB222D" w:rsidRDefault="00462FC5" w:rsidP="00BB222D">
            <w:pPr>
              <w:pStyle w:val="ListParagraph"/>
              <w:numPr>
                <w:ilvl w:val="0"/>
                <w:numId w:val="38"/>
              </w:numPr>
              <w:tabs>
                <w:tab w:val="left" w:pos="5220"/>
              </w:tabs>
              <w:rPr>
                <w:ins w:id="273" w:author="Tim Bänziger" w:date="2010-04-15T09:56:00Z"/>
                <w:noProof/>
                <w:lang w:val="de-CH"/>
              </w:rPr>
            </w:pPr>
            <w:r w:rsidRPr="00462FC5">
              <w:rPr>
                <w:noProof/>
                <w:lang w:val="de-CH"/>
                <w:rPrChange w:id="274" w:author="Remo Herren" w:date="2009-04-28T17:24:00Z">
                  <w:rPr>
                    <w:sz w:val="16"/>
                    <w:szCs w:val="16"/>
                    <w:lang w:val="de-DE"/>
                  </w:rPr>
                </w:rPrChange>
              </w:rPr>
              <w:t>Button „Anzeigen“. Kalender wird erst neu geladen, wenn Button geklickt wurde.</w:t>
            </w:r>
          </w:p>
          <w:p w14:paraId="37BD04D4" w14:textId="77777777" w:rsidR="00935B84" w:rsidRPr="0026462E" w:rsidRDefault="00935B84" w:rsidP="00935B84">
            <w:pPr>
              <w:pStyle w:val="ListParagraph"/>
              <w:rPr>
                <w:ins w:id="275" w:author="Tim Bänziger" w:date="2010-04-15T09:56:00Z"/>
                <w:noProof/>
                <w:lang w:val="de-CH"/>
              </w:rPr>
              <w:pPrChange w:id="276" w:author="Tim Bänziger" w:date="2010-04-15T09:56:00Z">
                <w:pPr>
                  <w:pStyle w:val="ListParagraph"/>
                  <w:numPr>
                    <w:numId w:val="38"/>
                  </w:numPr>
                  <w:tabs>
                    <w:tab w:val="left" w:pos="5220"/>
                  </w:tabs>
                  <w:ind w:hanging="360"/>
                </w:pPr>
              </w:pPrChange>
            </w:pPr>
          </w:p>
          <w:p w14:paraId="565C8DE9" w14:textId="3BA18E73" w:rsidR="00935B84" w:rsidRPr="00935B84" w:rsidRDefault="00935B84" w:rsidP="00935B84">
            <w:pPr>
              <w:tabs>
                <w:tab w:val="left" w:pos="5220"/>
              </w:tabs>
              <w:rPr>
                <w:b/>
                <w:noProof/>
                <w:lang w:val="de-CH"/>
                <w:rPrChange w:id="277" w:author="Tim Bänziger" w:date="2010-04-15T09:56:00Z">
                  <w:rPr>
                    <w:lang w:val="de-DE"/>
                  </w:rPr>
                </w:rPrChange>
              </w:rPr>
              <w:pPrChange w:id="278" w:author="Tim Bänziger" w:date="2010-04-15T09:56:00Z">
                <w:pPr>
                  <w:pStyle w:val="ListParagraph"/>
                  <w:numPr>
                    <w:numId w:val="38"/>
                  </w:numPr>
                  <w:tabs>
                    <w:tab w:val="left" w:pos="5220"/>
                  </w:tabs>
                  <w:ind w:hanging="360"/>
                </w:pPr>
              </w:pPrChange>
            </w:pPr>
            <w:ins w:id="279" w:author="Tim Bänziger" w:date="2010-04-15T09:56:00Z">
              <w:r w:rsidRPr="00935B84">
                <w:rPr>
                  <w:b/>
                  <w:noProof/>
                  <w:lang w:val="de-CH"/>
                  <w:rPrChange w:id="280" w:author="Tim Bänziger" w:date="2010-04-15T09:56:00Z">
                    <w:rPr>
                      <w:noProof/>
                      <w:lang w:val="de-CH"/>
                    </w:rPr>
                  </w:rPrChange>
                </w:rPr>
                <w:t>H</w:t>
              </w:r>
            </w:ins>
            <w:ins w:id="281" w:author="Tim Bänziger" w:date="2010-04-15T10:22:00Z">
              <w:r w:rsidR="0026462E">
                <w:rPr>
                  <w:b/>
                  <w:noProof/>
                  <w:lang w:val="de-CH"/>
                </w:rPr>
                <w:t>H</w:t>
              </w:r>
            </w:ins>
            <w:ins w:id="282" w:author="Tim Bänziger" w:date="2010-04-15T09:56:00Z">
              <w:r w:rsidRPr="00935B84">
                <w:rPr>
                  <w:b/>
                  <w:noProof/>
                  <w:lang w:val="de-CH"/>
                  <w:rPrChange w:id="283" w:author="Tim Bänziger" w:date="2010-04-15T09:56:00Z">
                    <w:rPr>
                      <w:noProof/>
                      <w:lang w:val="de-CH"/>
                    </w:rPr>
                  </w:rPrChange>
                </w:rPr>
                <w:t>eute Button</w:t>
              </w:r>
            </w:ins>
          </w:p>
          <w:p w14:paraId="555B225F" w14:textId="16E66C9D" w:rsidR="00931341" w:rsidRPr="00935B84" w:rsidRDefault="00935B84" w:rsidP="003D11FB">
            <w:pPr>
              <w:tabs>
                <w:tab w:val="left" w:pos="5220"/>
              </w:tabs>
              <w:rPr>
                <w:noProof/>
                <w:lang w:val="de-CH"/>
                <w:rPrChange w:id="284" w:author="Tim Bänziger" w:date="2010-04-15T09:56:00Z">
                  <w:rPr>
                    <w:b/>
                    <w:lang w:val="de-DE"/>
                  </w:rPr>
                </w:rPrChange>
              </w:rPr>
            </w:pPr>
            <w:ins w:id="285" w:author="Tim Bänziger" w:date="2010-04-15T09:56:00Z">
              <w:r>
                <w:rPr>
                  <w:noProof/>
                  <w:lang w:val="de-CH"/>
                </w:rPr>
                <w:t xml:space="preserve">Klick auf </w:t>
              </w:r>
            </w:ins>
            <w:ins w:id="286" w:author="Tim Bänziger" w:date="2010-04-15T09:57:00Z">
              <w:r>
                <w:rPr>
                  <w:noProof/>
                  <w:lang w:val="de-CH"/>
                </w:rPr>
                <w:t>„Heute“ Button wechselt zum aktuellen Datum und löst automatisch ein Releaod des Kalenders aus.</w:t>
              </w:r>
            </w:ins>
          </w:p>
        </w:tc>
      </w:tr>
      <w:tr w:rsidR="00931341" w:rsidRPr="00AA4CC9" w14:paraId="555B2263" w14:textId="77777777" w:rsidTr="003D11FB">
        <w:tc>
          <w:tcPr>
            <w:tcW w:w="9606" w:type="dxa"/>
            <w:gridSpan w:val="2"/>
          </w:tcPr>
          <w:p w14:paraId="555B2261" w14:textId="77777777" w:rsidR="00931341" w:rsidRPr="00AA4CC9" w:rsidRDefault="00931341" w:rsidP="003D11FB">
            <w:pPr>
              <w:rPr>
                <w:noProof/>
                <w:color w:val="FF0000"/>
                <w:lang w:val="de-CH"/>
                <w:rPrChange w:id="287" w:author="Remo Herren" w:date="2009-04-28T17:24:00Z">
                  <w:rPr>
                    <w:color w:val="FF0000"/>
                    <w:lang w:val="de-DE"/>
                  </w:rPr>
                </w:rPrChange>
              </w:rPr>
            </w:pPr>
          </w:p>
          <w:p w14:paraId="555B2262" w14:textId="77777777" w:rsidR="00931341" w:rsidRPr="00AA4CC9" w:rsidRDefault="00424A76" w:rsidP="003D11FB">
            <w:pPr>
              <w:rPr>
                <w:noProof/>
                <w:lang w:val="de-CH"/>
                <w:rPrChange w:id="288" w:author="Remo Herren" w:date="2009-04-28T17:24:00Z">
                  <w:rPr>
                    <w:lang w:val="de-DE"/>
                  </w:rPr>
                </w:rPrChange>
              </w:rPr>
            </w:pPr>
            <w:r w:rsidRPr="00AA4CC9">
              <w:rPr>
                <w:noProof/>
                <w:lang w:val="de-CH" w:eastAsia="de-CH"/>
              </w:rPr>
              <w:drawing>
                <wp:inline distT="0" distB="0" distL="0" distR="0" wp14:anchorId="555B233C" wp14:editId="555B233D">
                  <wp:extent cx="5963285" cy="4431665"/>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63285" cy="4431665"/>
                          </a:xfrm>
                          <a:prstGeom prst="rect">
                            <a:avLst/>
                          </a:prstGeom>
                          <a:noFill/>
                          <a:ln w="9525">
                            <a:noFill/>
                            <a:miter lim="800000"/>
                            <a:headEnd/>
                            <a:tailEnd/>
                          </a:ln>
                        </pic:spPr>
                      </pic:pic>
                    </a:graphicData>
                  </a:graphic>
                </wp:inline>
              </w:drawing>
            </w:r>
          </w:p>
        </w:tc>
      </w:tr>
      <w:tr w:rsidR="00424A76" w:rsidRPr="00AA4CC9" w14:paraId="555B2265" w14:textId="77777777" w:rsidTr="003D11FB">
        <w:tc>
          <w:tcPr>
            <w:tcW w:w="9606" w:type="dxa"/>
            <w:gridSpan w:val="2"/>
          </w:tcPr>
          <w:p w14:paraId="6A6F783A" w14:textId="5B012231" w:rsidR="00424A76" w:rsidRPr="00935B84" w:rsidRDefault="00935B84" w:rsidP="003D11FB">
            <w:pPr>
              <w:rPr>
                <w:ins w:id="289" w:author="Tim Bänziger" w:date="2010-04-15T09:55:00Z"/>
                <w:noProof/>
                <w:lang w:val="de-CH"/>
                <w:rPrChange w:id="290" w:author="Tim Bänziger" w:date="2010-04-15T09:55:00Z">
                  <w:rPr>
                    <w:ins w:id="291" w:author="Tim Bänziger" w:date="2010-04-15T09:55:00Z"/>
                    <w:noProof/>
                    <w:color w:val="FF0000"/>
                    <w:lang w:val="de-CH"/>
                  </w:rPr>
                </w:rPrChange>
              </w:rPr>
            </w:pPr>
            <w:ins w:id="292" w:author="Tim Bänziger" w:date="2010-04-15T09:55:00Z">
              <w:r>
                <w:rPr>
                  <w:noProof/>
                  <w:lang w:val="de-CH"/>
                </w:rPr>
                <w:t>Heute Button vor Datum Control</w:t>
              </w:r>
            </w:ins>
          </w:p>
          <w:p w14:paraId="555B2264" w14:textId="1BEE3C05" w:rsidR="00935B84" w:rsidRPr="00AA4CC9" w:rsidRDefault="00935B84" w:rsidP="003D11FB">
            <w:pPr>
              <w:rPr>
                <w:noProof/>
                <w:color w:val="FF0000"/>
                <w:lang w:val="de-CH"/>
                <w:rPrChange w:id="293" w:author="Remo Herren" w:date="2009-04-28T17:24:00Z">
                  <w:rPr>
                    <w:color w:val="FF0000"/>
                    <w:lang w:val="de-DE"/>
                  </w:rPr>
                </w:rPrChange>
              </w:rPr>
            </w:pPr>
            <w:ins w:id="294" w:author="Tim Bänziger" w:date="2010-04-15T09:55:00Z">
              <w:r>
                <w:rPr>
                  <w:noProof/>
                  <w:lang w:val="de-CH" w:eastAsia="de-CH"/>
                </w:rPr>
                <w:lastRenderedPageBreak/>
                <w:drawing>
                  <wp:inline distT="0" distB="0" distL="0" distR="0" wp14:anchorId="1D813B19" wp14:editId="01C4F92A">
                    <wp:extent cx="4639317" cy="1525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9335" cy="1528853"/>
                            </a:xfrm>
                            <a:prstGeom prst="rect">
                              <a:avLst/>
                            </a:prstGeom>
                          </pic:spPr>
                        </pic:pic>
                      </a:graphicData>
                    </a:graphic>
                  </wp:inline>
                </w:drawing>
              </w:r>
            </w:ins>
          </w:p>
        </w:tc>
      </w:tr>
    </w:tbl>
    <w:p w14:paraId="555B2266" w14:textId="77777777" w:rsidR="00931341" w:rsidRPr="00AA4CC9" w:rsidRDefault="00931341" w:rsidP="00931341">
      <w:pPr>
        <w:rPr>
          <w:noProof/>
          <w:lang w:val="de-CH"/>
          <w:rPrChange w:id="295" w:author="Remo Herren" w:date="2009-04-28T17:24:00Z">
            <w:rPr>
              <w:lang w:val="de-DE"/>
            </w:rPr>
          </w:rPrChange>
        </w:rPr>
      </w:pPr>
    </w:p>
    <w:p w14:paraId="555B2267" w14:textId="77777777" w:rsidR="00931341" w:rsidRPr="00AA4CC9" w:rsidRDefault="00931341" w:rsidP="00931341">
      <w:pPr>
        <w:rPr>
          <w:noProof/>
          <w:lang w:val="de-CH"/>
          <w:rPrChange w:id="296" w:author="Remo Herren" w:date="2009-04-28T17:24:00Z">
            <w:rPr>
              <w:lang w:val="de-DE"/>
            </w:rPr>
          </w:rPrChange>
        </w:rPr>
      </w:pPr>
    </w:p>
    <w:p w14:paraId="555B2268" w14:textId="77777777" w:rsidR="00995B39" w:rsidRPr="00AA4CC9" w:rsidRDefault="00995B39" w:rsidP="00931341">
      <w:pPr>
        <w:rPr>
          <w:noProof/>
          <w:lang w:val="de-CH"/>
          <w:rPrChange w:id="297" w:author="Remo Herren" w:date="2009-04-28T17:24:00Z">
            <w:rPr>
              <w:lang w:val="de-DE"/>
            </w:rPr>
          </w:rPrChange>
        </w:rPr>
      </w:pPr>
    </w:p>
    <w:tbl>
      <w:tblPr>
        <w:tblStyle w:val="TableGrid"/>
        <w:tblW w:w="0" w:type="auto"/>
        <w:tblLayout w:type="fixed"/>
        <w:tblLook w:val="04A0" w:firstRow="1" w:lastRow="0" w:firstColumn="1" w:lastColumn="0" w:noHBand="0" w:noVBand="1"/>
      </w:tblPr>
      <w:tblGrid>
        <w:gridCol w:w="4928"/>
        <w:gridCol w:w="4678"/>
      </w:tblGrid>
      <w:tr w:rsidR="00931341" w:rsidRPr="00935B84" w14:paraId="555B226A" w14:textId="77777777" w:rsidTr="003D11FB">
        <w:tc>
          <w:tcPr>
            <w:tcW w:w="9606" w:type="dxa"/>
            <w:gridSpan w:val="2"/>
          </w:tcPr>
          <w:p w14:paraId="555B2269" w14:textId="77777777" w:rsidR="00931341" w:rsidRPr="00AA4CC9" w:rsidRDefault="00462FC5" w:rsidP="00931341">
            <w:pPr>
              <w:pStyle w:val="Heading2"/>
              <w:rPr>
                <w:noProof/>
                <w:lang w:val="de-CH"/>
                <w:rPrChange w:id="298" w:author="Remo Herren" w:date="2009-04-28T17:24:00Z">
                  <w:rPr>
                    <w:lang w:val="de-DE"/>
                  </w:rPr>
                </w:rPrChange>
              </w:rPr>
            </w:pPr>
            <w:r w:rsidRPr="00462FC5">
              <w:rPr>
                <w:noProof/>
                <w:lang w:val="de-CH"/>
                <w:rPrChange w:id="299" w:author="Remo Herren" w:date="2009-04-28T17:24:00Z">
                  <w:rPr>
                    <w:b w:val="0"/>
                    <w:bCs w:val="0"/>
                    <w:sz w:val="16"/>
                    <w:szCs w:val="16"/>
                    <w:lang w:val="de-DE"/>
                  </w:rPr>
                </w:rPrChange>
              </w:rPr>
              <w:t xml:space="preserve">Schritt 4 - </w:t>
            </w:r>
            <w:r w:rsidRPr="00462FC5">
              <w:rPr>
                <w:b w:val="0"/>
                <w:noProof/>
                <w:sz w:val="20"/>
                <w:szCs w:val="20"/>
                <w:lang w:val="de-CH"/>
                <w:rPrChange w:id="300" w:author="Remo Herren" w:date="2009-04-28T17:24:00Z">
                  <w:rPr>
                    <w:b w:val="0"/>
                    <w:bCs w:val="0"/>
                    <w:sz w:val="20"/>
                    <w:szCs w:val="20"/>
                    <w:lang w:val="de-CH"/>
                  </w:rPr>
                </w:rPrChange>
              </w:rPr>
              <w:t>Nutzer kann eine Reservation erstellen, bearbeiten, annullieren oder löschen</w:t>
            </w:r>
          </w:p>
        </w:tc>
      </w:tr>
      <w:tr w:rsidR="00931341" w:rsidRPr="00AA4CC9" w14:paraId="555B226D" w14:textId="77777777" w:rsidTr="003D11FB">
        <w:tc>
          <w:tcPr>
            <w:tcW w:w="4928" w:type="dxa"/>
          </w:tcPr>
          <w:p w14:paraId="555B226B" w14:textId="77777777" w:rsidR="00931341" w:rsidRPr="00AA4CC9" w:rsidRDefault="00462FC5" w:rsidP="003D11FB">
            <w:pPr>
              <w:rPr>
                <w:b/>
                <w:noProof/>
                <w:lang w:val="de-CH"/>
                <w:rPrChange w:id="301" w:author="Remo Herren" w:date="2009-04-28T17:24:00Z">
                  <w:rPr>
                    <w:b/>
                    <w:lang w:val="de-DE"/>
                  </w:rPr>
                </w:rPrChange>
              </w:rPr>
            </w:pPr>
            <w:r w:rsidRPr="00462FC5">
              <w:rPr>
                <w:b/>
                <w:noProof/>
                <w:lang w:val="de-CH"/>
                <w:rPrChange w:id="302" w:author="Remo Herren" w:date="2009-04-28T17:24:00Z">
                  <w:rPr>
                    <w:b/>
                    <w:sz w:val="16"/>
                    <w:szCs w:val="16"/>
                    <w:lang w:val="de-DE"/>
                  </w:rPr>
                </w:rPrChange>
              </w:rPr>
              <w:t>Controls</w:t>
            </w:r>
          </w:p>
        </w:tc>
        <w:tc>
          <w:tcPr>
            <w:tcW w:w="4678" w:type="dxa"/>
          </w:tcPr>
          <w:p w14:paraId="555B226C" w14:textId="77777777" w:rsidR="00931341" w:rsidRPr="00AA4CC9" w:rsidRDefault="00462FC5" w:rsidP="003D11FB">
            <w:pPr>
              <w:rPr>
                <w:b/>
                <w:noProof/>
                <w:lang w:val="de-CH"/>
                <w:rPrChange w:id="303" w:author="Remo Herren" w:date="2009-04-28T17:24:00Z">
                  <w:rPr>
                    <w:b/>
                    <w:lang w:val="de-DE"/>
                  </w:rPr>
                </w:rPrChange>
              </w:rPr>
            </w:pPr>
            <w:r w:rsidRPr="00462FC5">
              <w:rPr>
                <w:b/>
                <w:noProof/>
                <w:lang w:val="de-CH"/>
                <w:rPrChange w:id="304" w:author="Remo Herren" w:date="2009-04-28T17:24:00Z">
                  <w:rPr>
                    <w:b/>
                    <w:sz w:val="16"/>
                    <w:szCs w:val="16"/>
                    <w:lang w:val="de-DE"/>
                  </w:rPr>
                </w:rPrChange>
              </w:rPr>
              <w:t>Regeln</w:t>
            </w:r>
          </w:p>
        </w:tc>
      </w:tr>
      <w:tr w:rsidR="00931341" w:rsidRPr="00AA4CC9" w14:paraId="555B227B" w14:textId="77777777" w:rsidTr="003D11FB">
        <w:tc>
          <w:tcPr>
            <w:tcW w:w="4928" w:type="dxa"/>
          </w:tcPr>
          <w:p w14:paraId="555B226E" w14:textId="77777777" w:rsidR="00931341" w:rsidRPr="00AA4CC9" w:rsidRDefault="00931341" w:rsidP="003D11FB">
            <w:pPr>
              <w:rPr>
                <w:b/>
                <w:noProof/>
                <w:lang w:val="de-CH"/>
                <w:rPrChange w:id="305" w:author="Remo Herren" w:date="2009-04-28T17:24:00Z">
                  <w:rPr>
                    <w:b/>
                    <w:lang w:val="de-DE"/>
                  </w:rPr>
                </w:rPrChange>
              </w:rPr>
            </w:pPr>
          </w:p>
          <w:p w14:paraId="555B226F" w14:textId="77777777" w:rsidR="00931341" w:rsidRPr="00AA4CC9" w:rsidRDefault="00462FC5" w:rsidP="003D11FB">
            <w:pPr>
              <w:rPr>
                <w:b/>
                <w:noProof/>
                <w:lang w:val="de-CH"/>
                <w:rPrChange w:id="306" w:author="Remo Herren" w:date="2009-04-28T17:24:00Z">
                  <w:rPr>
                    <w:b/>
                    <w:lang w:val="de-DE"/>
                  </w:rPr>
                </w:rPrChange>
              </w:rPr>
            </w:pPr>
            <w:r w:rsidRPr="00462FC5">
              <w:rPr>
                <w:b/>
                <w:noProof/>
                <w:lang w:val="de-CH"/>
                <w:rPrChange w:id="307" w:author="Remo Herren" w:date="2009-04-28T17:24:00Z">
                  <w:rPr>
                    <w:b/>
                    <w:sz w:val="16"/>
                    <w:szCs w:val="16"/>
                    <w:lang w:val="de-DE"/>
                  </w:rPr>
                </w:rPrChange>
              </w:rPr>
              <w:t>Inhaltsbereich</w:t>
            </w:r>
          </w:p>
          <w:p w14:paraId="555B2270" w14:textId="77777777" w:rsidR="00931341" w:rsidRPr="00AA4CC9" w:rsidRDefault="00462FC5" w:rsidP="00931341">
            <w:pPr>
              <w:pStyle w:val="ListParagraph"/>
              <w:numPr>
                <w:ilvl w:val="0"/>
                <w:numId w:val="42"/>
              </w:numPr>
              <w:rPr>
                <w:b/>
                <w:noProof/>
                <w:lang w:val="de-CH"/>
                <w:rPrChange w:id="308" w:author="Remo Herren" w:date="2009-04-28T17:24:00Z">
                  <w:rPr>
                    <w:b/>
                    <w:lang w:val="de-DE"/>
                  </w:rPr>
                </w:rPrChange>
              </w:rPr>
            </w:pPr>
            <w:r w:rsidRPr="00462FC5">
              <w:rPr>
                <w:b/>
                <w:noProof/>
                <w:lang w:val="de-CH"/>
                <w:rPrChange w:id="309" w:author="Remo Herren" w:date="2009-04-28T17:24:00Z">
                  <w:rPr>
                    <w:b/>
                    <w:sz w:val="16"/>
                    <w:szCs w:val="16"/>
                    <w:lang w:val="de-DE"/>
                  </w:rPr>
                </w:rPrChange>
              </w:rPr>
              <w:t>Siehe Schritt 3</w:t>
            </w:r>
          </w:p>
          <w:p w14:paraId="555B2271" w14:textId="77777777" w:rsidR="00931341" w:rsidRPr="00AA4CC9" w:rsidRDefault="00931341" w:rsidP="003D11FB">
            <w:pPr>
              <w:rPr>
                <w:b/>
                <w:noProof/>
                <w:lang w:val="de-CH"/>
                <w:rPrChange w:id="310" w:author="Remo Herren" w:date="2009-04-28T17:24:00Z">
                  <w:rPr>
                    <w:b/>
                    <w:lang w:val="de-DE"/>
                  </w:rPr>
                </w:rPrChange>
              </w:rPr>
            </w:pPr>
          </w:p>
        </w:tc>
        <w:tc>
          <w:tcPr>
            <w:tcW w:w="4678" w:type="dxa"/>
          </w:tcPr>
          <w:p w14:paraId="555B2272" w14:textId="77777777" w:rsidR="00931341" w:rsidRPr="00AA4CC9" w:rsidRDefault="00931341" w:rsidP="003D11FB">
            <w:pPr>
              <w:tabs>
                <w:tab w:val="left" w:pos="5220"/>
              </w:tabs>
              <w:rPr>
                <w:noProof/>
                <w:lang w:val="de-CH"/>
                <w:rPrChange w:id="311" w:author="Remo Herren" w:date="2009-04-28T17:24:00Z">
                  <w:rPr>
                    <w:lang w:val="de-DE"/>
                  </w:rPr>
                </w:rPrChange>
              </w:rPr>
            </w:pPr>
          </w:p>
          <w:p w14:paraId="555B2273" w14:textId="77777777" w:rsidR="00931341" w:rsidRPr="00AA4CC9" w:rsidRDefault="00462FC5" w:rsidP="003D11FB">
            <w:pPr>
              <w:pStyle w:val="ListParagraph"/>
              <w:numPr>
                <w:ilvl w:val="0"/>
                <w:numId w:val="20"/>
              </w:numPr>
              <w:tabs>
                <w:tab w:val="left" w:pos="5220"/>
              </w:tabs>
              <w:rPr>
                <w:noProof/>
                <w:lang w:val="de-CH"/>
                <w:rPrChange w:id="312" w:author="Remo Herren" w:date="2009-04-28T17:24:00Z">
                  <w:rPr>
                    <w:lang w:val="de-DE"/>
                  </w:rPr>
                </w:rPrChange>
              </w:rPr>
            </w:pPr>
            <w:r w:rsidRPr="00462FC5">
              <w:rPr>
                <w:noProof/>
                <w:lang w:val="de-CH"/>
                <w:rPrChange w:id="313" w:author="Remo Herren" w:date="2009-04-28T17:24:00Z">
                  <w:rPr>
                    <w:sz w:val="16"/>
                    <w:szCs w:val="16"/>
                    <w:lang w:val="de-DE"/>
                  </w:rPr>
                </w:rPrChange>
              </w:rPr>
              <w:t xml:space="preserve">siehe Dokument „Globale Anforderung“ Themen: </w:t>
            </w:r>
          </w:p>
          <w:p w14:paraId="555B2274" w14:textId="77777777" w:rsidR="00931341" w:rsidRDefault="00462FC5" w:rsidP="003D11FB">
            <w:pPr>
              <w:pStyle w:val="ListParagraph"/>
              <w:numPr>
                <w:ilvl w:val="1"/>
                <w:numId w:val="20"/>
              </w:numPr>
              <w:tabs>
                <w:tab w:val="left" w:pos="5220"/>
              </w:tabs>
              <w:rPr>
                <w:ins w:id="314" w:author="Remo Herren" w:date="2009-04-28T17:40:00Z"/>
                <w:b/>
                <w:noProof/>
                <w:lang w:val="de-CH"/>
              </w:rPr>
            </w:pPr>
            <w:del w:id="315" w:author="Remo Herren" w:date="2009-04-28T17:28:00Z">
              <w:r w:rsidRPr="00462FC5">
                <w:rPr>
                  <w:b/>
                  <w:noProof/>
                  <w:lang w:val="de-CH"/>
                  <w:rPrChange w:id="316" w:author="Remo Herren" w:date="2009-04-28T17:31:00Z">
                    <w:rPr>
                      <w:sz w:val="16"/>
                      <w:szCs w:val="16"/>
                      <w:lang w:val="de-DE"/>
                    </w:rPr>
                  </w:rPrChange>
                </w:rPr>
                <w:delText>Kalenderansichten</w:delText>
              </w:r>
            </w:del>
            <w:ins w:id="317" w:author="Remo Herren" w:date="2009-04-28T17:40:00Z">
              <w:r w:rsidR="00F13110">
                <w:rPr>
                  <w:b/>
                  <w:noProof/>
                  <w:lang w:val="de-CH"/>
                </w:rPr>
                <w:t>Action</w:t>
              </w:r>
            </w:ins>
            <w:ins w:id="318" w:author="Remo Herren" w:date="2009-04-28T17:28:00Z">
              <w:r w:rsidRPr="00462FC5">
                <w:rPr>
                  <w:b/>
                  <w:noProof/>
                  <w:lang w:val="de-CH"/>
                  <w:rPrChange w:id="319" w:author="Remo Herren" w:date="2009-04-28T17:31:00Z">
                    <w:rPr>
                      <w:noProof/>
                      <w:sz w:val="16"/>
                      <w:szCs w:val="16"/>
                      <w:lang w:val="de-CH"/>
                    </w:rPr>
                  </w:rPrChange>
                </w:rPr>
                <w:t>- PopUp</w:t>
              </w:r>
            </w:ins>
          </w:p>
          <w:p w14:paraId="555B2275" w14:textId="77777777" w:rsidR="003F42FB" w:rsidRPr="003F42FB" w:rsidRDefault="00F13110" w:rsidP="003F42FB">
            <w:pPr>
              <w:pStyle w:val="ListParagraph"/>
              <w:numPr>
                <w:ilvl w:val="2"/>
                <w:numId w:val="20"/>
              </w:numPr>
              <w:tabs>
                <w:tab w:val="left" w:pos="5220"/>
              </w:tabs>
              <w:rPr>
                <w:ins w:id="320" w:author="Remo Herren" w:date="2009-04-28T17:42:00Z"/>
                <w:b/>
                <w:noProof/>
                <w:lang w:val="de-CH"/>
                <w:rPrChange w:id="321" w:author="Remo Herren" w:date="2009-04-28T17:42:00Z">
                  <w:rPr>
                    <w:ins w:id="322" w:author="Remo Herren" w:date="2009-04-28T17:42:00Z"/>
                    <w:noProof/>
                    <w:lang w:val="de-CH"/>
                  </w:rPr>
                </w:rPrChange>
              </w:rPr>
              <w:pPrChange w:id="323" w:author="Remo Herren" w:date="2009-04-28T17:40:00Z">
                <w:pPr>
                  <w:pStyle w:val="ListParagraph"/>
                  <w:numPr>
                    <w:ilvl w:val="1"/>
                    <w:numId w:val="20"/>
                  </w:numPr>
                  <w:tabs>
                    <w:tab w:val="left" w:pos="5220"/>
                  </w:tabs>
                  <w:ind w:left="1440" w:hanging="360"/>
                </w:pPr>
              </w:pPrChange>
            </w:pPr>
            <w:ins w:id="324" w:author="Remo Herren" w:date="2009-04-28T17:40:00Z">
              <w:r>
                <w:rPr>
                  <w:noProof/>
                  <w:lang w:val="de-CH"/>
                </w:rPr>
                <w:t>Bei jedem Reservations-balken</w:t>
              </w:r>
            </w:ins>
            <w:ins w:id="325" w:author="Remo Herren" w:date="2009-04-28T17:41:00Z">
              <w:r>
                <w:rPr>
                  <w:noProof/>
                  <w:lang w:val="de-CH"/>
                </w:rPr>
                <w:t xml:space="preserve"> gibt es auf der rechten Seite des Balken ein „</w:t>
              </w:r>
              <w:r w:rsidR="00462FC5" w:rsidRPr="00462FC5">
                <w:rPr>
                  <w:b/>
                  <w:noProof/>
                  <w:lang w:val="de-CH"/>
                  <w:rPrChange w:id="326" w:author="Remo Herren" w:date="2009-04-28T17:41:00Z">
                    <w:rPr>
                      <w:noProof/>
                      <w:sz w:val="16"/>
                      <w:szCs w:val="16"/>
                      <w:lang w:val="de-CH"/>
                    </w:rPr>
                  </w:rPrChange>
                </w:rPr>
                <w:t>+</w:t>
              </w:r>
              <w:r>
                <w:rPr>
                  <w:noProof/>
                  <w:lang w:val="de-CH"/>
                </w:rPr>
                <w:t xml:space="preserve">“-Zeichen, wie man es auch von der Richt-Intelibox kennt. </w:t>
              </w:r>
            </w:ins>
          </w:p>
          <w:p w14:paraId="555B2276" w14:textId="77777777" w:rsidR="003F42FB" w:rsidRPr="003F42FB" w:rsidRDefault="00F13110" w:rsidP="003F42FB">
            <w:pPr>
              <w:pStyle w:val="ListParagraph"/>
              <w:numPr>
                <w:ilvl w:val="2"/>
                <w:numId w:val="20"/>
              </w:numPr>
              <w:tabs>
                <w:tab w:val="left" w:pos="5220"/>
              </w:tabs>
              <w:rPr>
                <w:ins w:id="327" w:author="Remo Herren" w:date="2009-04-28T17:28:00Z"/>
                <w:b/>
                <w:noProof/>
                <w:lang w:val="de-CH"/>
                <w:rPrChange w:id="328" w:author="Remo Herren" w:date="2009-04-28T17:31:00Z">
                  <w:rPr>
                    <w:ins w:id="329" w:author="Remo Herren" w:date="2009-04-28T17:28:00Z"/>
                    <w:noProof/>
                    <w:lang w:val="de-CH"/>
                  </w:rPr>
                </w:rPrChange>
              </w:rPr>
              <w:pPrChange w:id="330" w:author="Remo Herren" w:date="2009-04-28T17:40:00Z">
                <w:pPr>
                  <w:pStyle w:val="ListParagraph"/>
                  <w:numPr>
                    <w:ilvl w:val="1"/>
                    <w:numId w:val="20"/>
                  </w:numPr>
                  <w:tabs>
                    <w:tab w:val="left" w:pos="5220"/>
                  </w:tabs>
                  <w:ind w:left="1440" w:hanging="360"/>
                </w:pPr>
              </w:pPrChange>
            </w:pPr>
            <w:ins w:id="331" w:author="Remo Herren" w:date="2009-04-28T17:41:00Z">
              <w:r>
                <w:rPr>
                  <w:noProof/>
                  <w:lang w:val="de-CH"/>
                </w:rPr>
                <w:t>Klick auf das „</w:t>
              </w:r>
              <w:r w:rsidR="00462FC5" w:rsidRPr="00462FC5">
                <w:rPr>
                  <w:b/>
                  <w:noProof/>
                  <w:lang w:val="de-CH"/>
                  <w:rPrChange w:id="332" w:author="Remo Herren" w:date="2009-04-28T17:41:00Z">
                    <w:rPr>
                      <w:noProof/>
                      <w:sz w:val="16"/>
                      <w:szCs w:val="16"/>
                      <w:lang w:val="de-CH"/>
                    </w:rPr>
                  </w:rPrChange>
                </w:rPr>
                <w:t>+</w:t>
              </w:r>
              <w:r>
                <w:rPr>
                  <w:noProof/>
                  <w:lang w:val="de-CH"/>
                </w:rPr>
                <w:t>“</w:t>
              </w:r>
            </w:ins>
            <w:ins w:id="333" w:author="Remo Herren" w:date="2009-04-28T17:42:00Z">
              <w:r>
                <w:rPr>
                  <w:noProof/>
                  <w:lang w:val="de-CH"/>
                </w:rPr>
                <w:t xml:space="preserve">-Zeichen einer Reservation oder auf einen freien Bereich im Kalender </w:t>
              </w:r>
            </w:ins>
            <w:ins w:id="334" w:author="Remo Herren" w:date="2009-04-28T17:41:00Z">
              <w:r>
                <w:rPr>
                  <w:noProof/>
                  <w:lang w:val="de-CH"/>
                </w:rPr>
                <w:t>öffnet das Action-PopUp</w:t>
              </w:r>
            </w:ins>
            <w:ins w:id="335" w:author="Remo Herren" w:date="2009-04-28T17:42:00Z">
              <w:r>
                <w:rPr>
                  <w:noProof/>
                  <w:lang w:val="de-CH"/>
                </w:rPr>
                <w:t>.</w:t>
              </w:r>
            </w:ins>
          </w:p>
          <w:p w14:paraId="555B2277" w14:textId="77777777" w:rsidR="003F42FB" w:rsidRPr="003F42FB" w:rsidRDefault="004315AB" w:rsidP="003F42FB">
            <w:pPr>
              <w:pStyle w:val="ListParagraph"/>
              <w:numPr>
                <w:ilvl w:val="0"/>
                <w:numId w:val="20"/>
              </w:numPr>
              <w:tabs>
                <w:tab w:val="left" w:pos="5220"/>
              </w:tabs>
              <w:rPr>
                <w:noProof/>
                <w:lang w:val="de-CH"/>
                <w:rPrChange w:id="336" w:author="Remo Herren" w:date="2009-04-28T17:24:00Z">
                  <w:rPr>
                    <w:lang w:val="de-DE"/>
                  </w:rPr>
                </w:rPrChange>
              </w:rPr>
              <w:pPrChange w:id="337" w:author="Remo Herren" w:date="2009-04-28T17:28:00Z">
                <w:pPr>
                  <w:pStyle w:val="ListParagraph"/>
                  <w:numPr>
                    <w:ilvl w:val="1"/>
                    <w:numId w:val="20"/>
                  </w:numPr>
                  <w:tabs>
                    <w:tab w:val="left" w:pos="5220"/>
                  </w:tabs>
                  <w:ind w:left="1440" w:hanging="360"/>
                </w:pPr>
              </w:pPrChange>
            </w:pPr>
            <w:ins w:id="338" w:author="Remo Herren" w:date="2009-04-28T17:28:00Z">
              <w:r>
                <w:rPr>
                  <w:noProof/>
                  <w:lang w:val="de-CH"/>
                </w:rPr>
                <w:t>siehe Anhang</w:t>
              </w:r>
            </w:ins>
          </w:p>
          <w:p w14:paraId="555B2278" w14:textId="77777777" w:rsidR="009F48D2" w:rsidRPr="00AA4CC9" w:rsidRDefault="00462FC5" w:rsidP="003D11FB">
            <w:pPr>
              <w:pStyle w:val="ListParagraph"/>
              <w:numPr>
                <w:ilvl w:val="1"/>
                <w:numId w:val="20"/>
              </w:numPr>
              <w:tabs>
                <w:tab w:val="left" w:pos="5220"/>
              </w:tabs>
              <w:rPr>
                <w:noProof/>
                <w:lang w:val="de-CH"/>
                <w:rPrChange w:id="339" w:author="Remo Herren" w:date="2009-04-28T17:24:00Z">
                  <w:rPr>
                    <w:lang w:val="de-DE"/>
                  </w:rPr>
                </w:rPrChange>
              </w:rPr>
            </w:pPr>
            <w:r w:rsidRPr="00462FC5">
              <w:rPr>
                <w:noProof/>
                <w:lang w:val="de-CH"/>
                <w:rPrChange w:id="340" w:author="Remo Herren" w:date="2009-04-28T17:24:00Z">
                  <w:rPr>
                    <w:sz w:val="16"/>
                    <w:szCs w:val="16"/>
                    <w:lang w:val="de-DE"/>
                  </w:rPr>
                </w:rPrChange>
              </w:rPr>
              <w:t>Drag N‘ Drop</w:t>
            </w:r>
          </w:p>
          <w:p w14:paraId="555B2279" w14:textId="77777777" w:rsidR="009F48D2" w:rsidRPr="00AA4CC9" w:rsidRDefault="00462FC5" w:rsidP="003D11FB">
            <w:pPr>
              <w:pStyle w:val="ListParagraph"/>
              <w:numPr>
                <w:ilvl w:val="1"/>
                <w:numId w:val="20"/>
              </w:numPr>
              <w:tabs>
                <w:tab w:val="left" w:pos="5220"/>
              </w:tabs>
              <w:rPr>
                <w:noProof/>
                <w:lang w:val="de-CH"/>
                <w:rPrChange w:id="341" w:author="Remo Herren" w:date="2009-04-28T17:24:00Z">
                  <w:rPr>
                    <w:lang w:val="de-DE"/>
                  </w:rPr>
                </w:rPrChange>
              </w:rPr>
            </w:pPr>
            <w:bookmarkStart w:id="342" w:name="_GoBack"/>
            <w:bookmarkEnd w:id="342"/>
            <w:del w:id="343" w:author="Remo Herren" w:date="2009-04-28T17:28:00Z">
              <w:r w:rsidRPr="00462FC5">
                <w:rPr>
                  <w:noProof/>
                  <w:lang w:val="de-CH"/>
                  <w:rPrChange w:id="344" w:author="Remo Herren" w:date="2009-04-28T17:24:00Z">
                    <w:rPr>
                      <w:sz w:val="16"/>
                      <w:szCs w:val="16"/>
                      <w:lang w:val="de-DE"/>
                    </w:rPr>
                  </w:rPrChange>
                </w:rPr>
                <w:delText>Kontextmenü</w:delText>
              </w:r>
            </w:del>
            <w:ins w:id="345" w:author="Remo Herren" w:date="2009-04-28T17:28:00Z">
              <w:r w:rsidR="004315AB">
                <w:rPr>
                  <w:noProof/>
                  <w:lang w:val="de-CH"/>
                </w:rPr>
                <w:t>Darstellung Kalenderansichten</w:t>
              </w:r>
            </w:ins>
          </w:p>
          <w:p w14:paraId="555B227A" w14:textId="77777777" w:rsidR="00931341" w:rsidRPr="00AA4CC9" w:rsidRDefault="00931341" w:rsidP="009F48D2">
            <w:pPr>
              <w:pStyle w:val="ListParagraph"/>
              <w:tabs>
                <w:tab w:val="left" w:pos="5220"/>
              </w:tabs>
              <w:ind w:left="1440"/>
              <w:rPr>
                <w:noProof/>
                <w:lang w:val="de-CH"/>
                <w:rPrChange w:id="346" w:author="Remo Herren" w:date="2009-04-28T17:24:00Z">
                  <w:rPr>
                    <w:lang w:val="de-DE"/>
                  </w:rPr>
                </w:rPrChange>
              </w:rPr>
            </w:pPr>
          </w:p>
        </w:tc>
      </w:tr>
      <w:tr w:rsidR="00931341" w:rsidRPr="00AA4CC9" w14:paraId="555B227F" w14:textId="77777777" w:rsidTr="003D11FB">
        <w:tc>
          <w:tcPr>
            <w:tcW w:w="9606" w:type="dxa"/>
            <w:gridSpan w:val="2"/>
          </w:tcPr>
          <w:p w14:paraId="555B227C" w14:textId="77777777" w:rsidR="00931341" w:rsidRPr="00AA4CC9" w:rsidRDefault="00931341" w:rsidP="003D11FB">
            <w:pPr>
              <w:rPr>
                <w:noProof/>
                <w:lang w:val="de-CH"/>
                <w:rPrChange w:id="347" w:author="Remo Herren" w:date="2009-04-28T17:24:00Z">
                  <w:rPr>
                    <w:lang w:val="de-DE"/>
                  </w:rPr>
                </w:rPrChange>
              </w:rPr>
            </w:pPr>
          </w:p>
          <w:p w14:paraId="555B227D" w14:textId="77777777" w:rsidR="00931341" w:rsidRPr="00AA4CC9" w:rsidRDefault="00462FC5" w:rsidP="003D11FB">
            <w:pPr>
              <w:rPr>
                <w:noProof/>
                <w:lang w:val="de-CH"/>
                <w:rPrChange w:id="348" w:author="Remo Herren" w:date="2009-04-28T17:24:00Z">
                  <w:rPr>
                    <w:lang w:val="de-DE"/>
                  </w:rPr>
                </w:rPrChange>
              </w:rPr>
            </w:pPr>
            <w:r w:rsidRPr="00462FC5">
              <w:rPr>
                <w:noProof/>
                <w:lang w:val="de-CH"/>
                <w:rPrChange w:id="349" w:author="Remo Herren" w:date="2009-04-28T17:24:00Z">
                  <w:rPr>
                    <w:sz w:val="16"/>
                    <w:szCs w:val="16"/>
                    <w:lang w:val="de-DE"/>
                  </w:rPr>
                </w:rPrChange>
              </w:rPr>
              <w:t>siehe Schritt 3</w:t>
            </w:r>
          </w:p>
          <w:p w14:paraId="555B227E" w14:textId="77777777" w:rsidR="00931341" w:rsidRPr="00AA4CC9" w:rsidRDefault="00931341" w:rsidP="003D11FB">
            <w:pPr>
              <w:rPr>
                <w:noProof/>
                <w:lang w:val="de-CH"/>
                <w:rPrChange w:id="350" w:author="Remo Herren" w:date="2009-04-28T17:24:00Z">
                  <w:rPr>
                    <w:lang w:val="de-DE"/>
                  </w:rPr>
                </w:rPrChange>
              </w:rPr>
            </w:pPr>
          </w:p>
        </w:tc>
      </w:tr>
    </w:tbl>
    <w:p w14:paraId="555B2280" w14:textId="77777777" w:rsidR="00931341" w:rsidRPr="00AA4CC9" w:rsidRDefault="00931341" w:rsidP="00931341">
      <w:pPr>
        <w:rPr>
          <w:noProof/>
          <w:lang w:val="de-CH"/>
          <w:rPrChange w:id="351" w:author="Remo Herren" w:date="2009-04-28T17:24:00Z">
            <w:rPr>
              <w:lang w:val="de-DE"/>
            </w:rPr>
          </w:rPrChange>
        </w:rPr>
      </w:pPr>
    </w:p>
    <w:p w14:paraId="555B2281" w14:textId="77777777" w:rsidR="00931341" w:rsidRPr="00AA4CC9" w:rsidRDefault="00931341" w:rsidP="00931341">
      <w:pPr>
        <w:rPr>
          <w:noProof/>
          <w:lang w:val="de-CH"/>
          <w:rPrChange w:id="352" w:author="Remo Herren" w:date="2009-04-28T17:24:00Z">
            <w:rPr>
              <w:lang w:val="de-DE"/>
            </w:rPr>
          </w:rPrChange>
        </w:rPr>
      </w:pPr>
    </w:p>
    <w:tbl>
      <w:tblPr>
        <w:tblStyle w:val="TableGrid"/>
        <w:tblW w:w="0" w:type="auto"/>
        <w:tblLayout w:type="fixed"/>
        <w:tblLook w:val="04A0" w:firstRow="1" w:lastRow="0" w:firstColumn="1" w:lastColumn="0" w:noHBand="0" w:noVBand="1"/>
      </w:tblPr>
      <w:tblGrid>
        <w:gridCol w:w="4361"/>
        <w:gridCol w:w="4961"/>
      </w:tblGrid>
      <w:tr w:rsidR="00931341" w:rsidRPr="00935B84" w14:paraId="555B2283" w14:textId="77777777" w:rsidTr="003D11FB">
        <w:tc>
          <w:tcPr>
            <w:tcW w:w="9322" w:type="dxa"/>
            <w:gridSpan w:val="2"/>
          </w:tcPr>
          <w:p w14:paraId="555B2282" w14:textId="77777777" w:rsidR="00931341" w:rsidRPr="00AA4CC9" w:rsidRDefault="00462FC5" w:rsidP="00931341">
            <w:pPr>
              <w:pStyle w:val="Heading2"/>
              <w:rPr>
                <w:noProof/>
                <w:lang w:val="de-CH"/>
                <w:rPrChange w:id="353" w:author="Remo Herren" w:date="2009-04-28T17:24:00Z">
                  <w:rPr>
                    <w:lang w:val="de-DE"/>
                  </w:rPr>
                </w:rPrChange>
              </w:rPr>
            </w:pPr>
            <w:r w:rsidRPr="00462FC5">
              <w:rPr>
                <w:noProof/>
                <w:lang w:val="de-CH"/>
                <w:rPrChange w:id="354" w:author="Remo Herren" w:date="2009-04-28T17:24:00Z">
                  <w:rPr>
                    <w:b w:val="0"/>
                    <w:bCs w:val="0"/>
                    <w:sz w:val="16"/>
                    <w:szCs w:val="16"/>
                    <w:lang w:val="de-DE"/>
                  </w:rPr>
                </w:rPrChange>
              </w:rPr>
              <w:t xml:space="preserve">Schritt 5 - </w:t>
            </w:r>
            <w:r w:rsidRPr="00462FC5">
              <w:rPr>
                <w:b w:val="0"/>
                <w:noProof/>
                <w:sz w:val="20"/>
                <w:szCs w:val="20"/>
                <w:lang w:val="de-CH"/>
                <w:rPrChange w:id="355" w:author="Remo Herren" w:date="2009-04-28T17:24:00Z">
                  <w:rPr>
                    <w:b w:val="0"/>
                    <w:bCs w:val="0"/>
                    <w:sz w:val="20"/>
                    <w:szCs w:val="20"/>
                    <w:lang w:val="de-CH"/>
                  </w:rPr>
                </w:rPrChange>
              </w:rPr>
              <w:t>Nutzer kann die aktuelle Ansicht inkl. der eingestellten Filter als Favorit (Mein Kalender) speichern.</w:t>
            </w:r>
          </w:p>
        </w:tc>
      </w:tr>
      <w:tr w:rsidR="00931341" w:rsidRPr="00AA4CC9" w14:paraId="555B2286" w14:textId="77777777" w:rsidTr="003D11FB">
        <w:tc>
          <w:tcPr>
            <w:tcW w:w="4361" w:type="dxa"/>
          </w:tcPr>
          <w:p w14:paraId="555B2284" w14:textId="77777777" w:rsidR="00931341" w:rsidRPr="00AA4CC9" w:rsidRDefault="00462FC5" w:rsidP="003D11FB">
            <w:pPr>
              <w:rPr>
                <w:b/>
                <w:noProof/>
                <w:lang w:val="de-CH"/>
                <w:rPrChange w:id="356" w:author="Remo Herren" w:date="2009-04-28T17:24:00Z">
                  <w:rPr>
                    <w:b/>
                    <w:lang w:val="de-DE"/>
                  </w:rPr>
                </w:rPrChange>
              </w:rPr>
            </w:pPr>
            <w:r w:rsidRPr="00462FC5">
              <w:rPr>
                <w:b/>
                <w:noProof/>
                <w:lang w:val="de-CH"/>
                <w:rPrChange w:id="357" w:author="Remo Herren" w:date="2009-04-28T17:24:00Z">
                  <w:rPr>
                    <w:b/>
                    <w:sz w:val="16"/>
                    <w:szCs w:val="16"/>
                    <w:lang w:val="de-DE"/>
                  </w:rPr>
                </w:rPrChange>
              </w:rPr>
              <w:t>Controls</w:t>
            </w:r>
          </w:p>
        </w:tc>
        <w:tc>
          <w:tcPr>
            <w:tcW w:w="4961" w:type="dxa"/>
          </w:tcPr>
          <w:p w14:paraId="555B2285" w14:textId="77777777" w:rsidR="00931341" w:rsidRPr="00AA4CC9" w:rsidRDefault="00462FC5" w:rsidP="003D11FB">
            <w:pPr>
              <w:rPr>
                <w:b/>
                <w:noProof/>
                <w:lang w:val="de-CH"/>
                <w:rPrChange w:id="358" w:author="Remo Herren" w:date="2009-04-28T17:24:00Z">
                  <w:rPr>
                    <w:b/>
                    <w:lang w:val="de-DE"/>
                  </w:rPr>
                </w:rPrChange>
              </w:rPr>
            </w:pPr>
            <w:r w:rsidRPr="00462FC5">
              <w:rPr>
                <w:b/>
                <w:noProof/>
                <w:lang w:val="de-CH"/>
                <w:rPrChange w:id="359" w:author="Remo Herren" w:date="2009-04-28T17:24:00Z">
                  <w:rPr>
                    <w:b/>
                    <w:sz w:val="16"/>
                    <w:szCs w:val="16"/>
                    <w:lang w:val="de-DE"/>
                  </w:rPr>
                </w:rPrChange>
              </w:rPr>
              <w:t>Regeln</w:t>
            </w:r>
          </w:p>
        </w:tc>
      </w:tr>
      <w:tr w:rsidR="00931341" w:rsidRPr="00AA4CC9" w14:paraId="555B2294" w14:textId="77777777" w:rsidTr="003D11FB">
        <w:tc>
          <w:tcPr>
            <w:tcW w:w="4361" w:type="dxa"/>
          </w:tcPr>
          <w:p w14:paraId="555B2287" w14:textId="77777777" w:rsidR="00931341" w:rsidRPr="00AA4CC9" w:rsidRDefault="00462FC5" w:rsidP="003D11FB">
            <w:pPr>
              <w:rPr>
                <w:b/>
                <w:noProof/>
                <w:lang w:val="de-CH"/>
                <w:rPrChange w:id="360" w:author="Remo Herren" w:date="2009-04-28T17:24:00Z">
                  <w:rPr>
                    <w:b/>
                    <w:lang w:val="de-DE"/>
                  </w:rPr>
                </w:rPrChange>
              </w:rPr>
            </w:pPr>
            <w:r w:rsidRPr="00462FC5">
              <w:rPr>
                <w:b/>
                <w:noProof/>
                <w:lang w:val="de-CH"/>
                <w:rPrChange w:id="361" w:author="Remo Herren" w:date="2009-04-28T17:24:00Z">
                  <w:rPr>
                    <w:b/>
                    <w:sz w:val="16"/>
                    <w:szCs w:val="16"/>
                    <w:lang w:val="de-DE"/>
                  </w:rPr>
                </w:rPrChange>
              </w:rPr>
              <w:t>Controls</w:t>
            </w:r>
          </w:p>
          <w:p w14:paraId="555B2288" w14:textId="77777777" w:rsidR="00931341" w:rsidRPr="00AA4CC9" w:rsidRDefault="00931341" w:rsidP="003D11FB">
            <w:pPr>
              <w:rPr>
                <w:b/>
                <w:noProof/>
                <w:lang w:val="de-CH"/>
                <w:rPrChange w:id="362" w:author="Remo Herren" w:date="2009-04-28T17:24:00Z">
                  <w:rPr>
                    <w:b/>
                    <w:lang w:val="de-DE"/>
                  </w:rPr>
                </w:rPrChange>
              </w:rPr>
            </w:pPr>
          </w:p>
          <w:p w14:paraId="555B2289" w14:textId="77777777" w:rsidR="00931341" w:rsidRPr="00AA4CC9" w:rsidRDefault="00462FC5" w:rsidP="00AF4B6F">
            <w:pPr>
              <w:rPr>
                <w:noProof/>
                <w:lang w:val="de-CH"/>
                <w:rPrChange w:id="363" w:author="Remo Herren" w:date="2009-04-28T17:24:00Z">
                  <w:rPr>
                    <w:lang w:val="de-DE"/>
                  </w:rPr>
                </w:rPrChange>
              </w:rPr>
            </w:pPr>
            <w:r w:rsidRPr="00462FC5">
              <w:rPr>
                <w:noProof/>
                <w:lang w:val="de-CH"/>
                <w:rPrChange w:id="364" w:author="Remo Herren" w:date="2009-04-28T17:24:00Z">
                  <w:rPr>
                    <w:sz w:val="16"/>
                    <w:szCs w:val="16"/>
                    <w:lang w:val="de-DE"/>
                  </w:rPr>
                </w:rPrChange>
              </w:rPr>
              <w:t>siehe Schritt 3</w:t>
            </w:r>
          </w:p>
          <w:p w14:paraId="555B228A" w14:textId="77777777" w:rsidR="00931341" w:rsidRPr="00AA4CC9" w:rsidRDefault="00931341" w:rsidP="003D11FB">
            <w:pPr>
              <w:ind w:left="360"/>
              <w:rPr>
                <w:noProof/>
                <w:lang w:val="de-CH"/>
                <w:rPrChange w:id="365" w:author="Remo Herren" w:date="2009-04-28T17:24:00Z">
                  <w:rPr>
                    <w:lang w:val="de-DE"/>
                  </w:rPr>
                </w:rPrChange>
              </w:rPr>
            </w:pPr>
          </w:p>
          <w:p w14:paraId="555B228B" w14:textId="77777777" w:rsidR="00931341" w:rsidRPr="00AA4CC9" w:rsidRDefault="00931341" w:rsidP="003D11FB">
            <w:pPr>
              <w:rPr>
                <w:noProof/>
                <w:lang w:val="de-CH"/>
                <w:rPrChange w:id="366" w:author="Remo Herren" w:date="2009-04-28T17:24:00Z">
                  <w:rPr>
                    <w:lang w:val="de-DE"/>
                  </w:rPr>
                </w:rPrChange>
              </w:rPr>
            </w:pPr>
          </w:p>
        </w:tc>
        <w:tc>
          <w:tcPr>
            <w:tcW w:w="4961" w:type="dxa"/>
          </w:tcPr>
          <w:p w14:paraId="555B228C" w14:textId="77777777" w:rsidR="00931341" w:rsidRPr="00AA4CC9" w:rsidRDefault="00462FC5" w:rsidP="003D11FB">
            <w:pPr>
              <w:rPr>
                <w:b/>
                <w:noProof/>
                <w:lang w:val="de-CH"/>
                <w:rPrChange w:id="367" w:author="Remo Herren" w:date="2009-04-28T17:24:00Z">
                  <w:rPr>
                    <w:b/>
                    <w:lang w:val="de-DE"/>
                  </w:rPr>
                </w:rPrChange>
              </w:rPr>
            </w:pPr>
            <w:r w:rsidRPr="00462FC5">
              <w:rPr>
                <w:b/>
                <w:noProof/>
                <w:lang w:val="de-CH"/>
                <w:rPrChange w:id="368" w:author="Remo Herren" w:date="2009-04-28T17:24:00Z">
                  <w:rPr>
                    <w:b/>
                    <w:sz w:val="16"/>
                    <w:szCs w:val="16"/>
                    <w:lang w:val="de-DE"/>
                  </w:rPr>
                </w:rPrChange>
              </w:rPr>
              <w:t>Regeln</w:t>
            </w:r>
          </w:p>
          <w:p w14:paraId="555B228D" w14:textId="77777777" w:rsidR="00931341" w:rsidRPr="00AA4CC9" w:rsidRDefault="00931341" w:rsidP="003D11FB">
            <w:pPr>
              <w:tabs>
                <w:tab w:val="left" w:pos="5220"/>
              </w:tabs>
              <w:rPr>
                <w:noProof/>
                <w:lang w:val="de-CH"/>
                <w:rPrChange w:id="369" w:author="Remo Herren" w:date="2009-04-28T17:24:00Z">
                  <w:rPr>
                    <w:lang w:val="de-DE"/>
                  </w:rPr>
                </w:rPrChange>
              </w:rPr>
            </w:pPr>
          </w:p>
          <w:p w14:paraId="555B228E" w14:textId="77777777" w:rsidR="00931341" w:rsidRPr="00AA4CC9" w:rsidRDefault="00462FC5" w:rsidP="003D11FB">
            <w:pPr>
              <w:pStyle w:val="ListParagraph"/>
              <w:numPr>
                <w:ilvl w:val="0"/>
                <w:numId w:val="23"/>
              </w:numPr>
              <w:tabs>
                <w:tab w:val="left" w:pos="5220"/>
              </w:tabs>
              <w:rPr>
                <w:noProof/>
                <w:lang w:val="de-CH"/>
                <w:rPrChange w:id="370" w:author="Remo Herren" w:date="2009-04-28T17:24:00Z">
                  <w:rPr>
                    <w:lang w:val="de-DE"/>
                  </w:rPr>
                </w:rPrChange>
              </w:rPr>
            </w:pPr>
            <w:r w:rsidRPr="00462FC5">
              <w:rPr>
                <w:noProof/>
                <w:lang w:val="de-CH"/>
                <w:rPrChange w:id="371" w:author="Remo Herren" w:date="2009-04-28T17:24:00Z">
                  <w:rPr>
                    <w:sz w:val="16"/>
                    <w:szCs w:val="16"/>
                    <w:lang w:val="de-DE"/>
                  </w:rPr>
                </w:rPrChange>
              </w:rPr>
              <w:t>Hat ein Nutzer eine Kalenderansicht auf seine Bedürfnisse (bezüglich Filter) angepasst, kann er diese Ansicht inkl. Filter als Favoriten-Ansicht mittels Stern-Icon (I) hinzufügen.</w:t>
            </w:r>
          </w:p>
          <w:p w14:paraId="555B228F" w14:textId="77777777" w:rsidR="00AF4B6F" w:rsidRPr="00AA4CC9" w:rsidRDefault="00462FC5" w:rsidP="00C37FC4">
            <w:pPr>
              <w:pStyle w:val="ListParagraph"/>
              <w:numPr>
                <w:ilvl w:val="1"/>
                <w:numId w:val="23"/>
              </w:numPr>
              <w:tabs>
                <w:tab w:val="left" w:pos="5220"/>
              </w:tabs>
              <w:rPr>
                <w:noProof/>
                <w:lang w:val="de-CH"/>
                <w:rPrChange w:id="372" w:author="Remo Herren" w:date="2009-04-28T17:24:00Z">
                  <w:rPr>
                    <w:lang w:val="de-DE"/>
                  </w:rPr>
                </w:rPrChange>
              </w:rPr>
            </w:pPr>
            <w:r w:rsidRPr="00462FC5">
              <w:rPr>
                <w:noProof/>
                <w:lang w:val="de-CH"/>
                <w:rPrChange w:id="373" w:author="Remo Herren" w:date="2009-04-28T17:24:00Z">
                  <w:rPr>
                    <w:sz w:val="16"/>
                    <w:szCs w:val="16"/>
                    <w:lang w:val="de-DE"/>
                  </w:rPr>
                </w:rPrChange>
              </w:rPr>
              <w:t>Diese Ansicht kann jederzeit unter dem Tab „Mein Kalender“ aufgerufen werden</w:t>
            </w:r>
          </w:p>
          <w:p w14:paraId="555B2290" w14:textId="77777777" w:rsidR="00AF4B6F" w:rsidRPr="00AA4CC9" w:rsidRDefault="00462FC5" w:rsidP="00C37FC4">
            <w:pPr>
              <w:pStyle w:val="ListParagraph"/>
              <w:numPr>
                <w:ilvl w:val="1"/>
                <w:numId w:val="23"/>
              </w:numPr>
              <w:tabs>
                <w:tab w:val="left" w:pos="5220"/>
              </w:tabs>
              <w:rPr>
                <w:noProof/>
                <w:lang w:val="de-CH"/>
                <w:rPrChange w:id="374" w:author="Remo Herren" w:date="2009-04-28T17:24:00Z">
                  <w:rPr>
                    <w:lang w:val="de-DE"/>
                  </w:rPr>
                </w:rPrChange>
              </w:rPr>
            </w:pPr>
            <w:r w:rsidRPr="00462FC5">
              <w:rPr>
                <w:noProof/>
                <w:lang w:val="de-CH"/>
                <w:rPrChange w:id="375" w:author="Remo Herren" w:date="2009-04-28T17:24:00Z">
                  <w:rPr>
                    <w:sz w:val="16"/>
                    <w:szCs w:val="16"/>
                    <w:lang w:val="de-DE"/>
                  </w:rPr>
                </w:rPrChange>
              </w:rPr>
              <w:t>Das Tab „Mein Kalender“ wird beim navigieren auf den Hauptmenüpunkt Kalender, stets automatisch selektiert (als erstes aufgerufen)</w:t>
            </w:r>
          </w:p>
          <w:p w14:paraId="555B2291" w14:textId="77777777" w:rsidR="00AF4B6F" w:rsidRPr="00AA4CC9" w:rsidRDefault="00462FC5" w:rsidP="00C37FC4">
            <w:pPr>
              <w:pStyle w:val="ListParagraph"/>
              <w:numPr>
                <w:ilvl w:val="1"/>
                <w:numId w:val="23"/>
              </w:numPr>
              <w:tabs>
                <w:tab w:val="left" w:pos="5220"/>
              </w:tabs>
              <w:rPr>
                <w:noProof/>
                <w:lang w:val="de-CH"/>
                <w:rPrChange w:id="376" w:author="Remo Herren" w:date="2009-04-28T17:24:00Z">
                  <w:rPr>
                    <w:lang w:val="de-DE"/>
                  </w:rPr>
                </w:rPrChange>
              </w:rPr>
            </w:pPr>
            <w:commentRangeStart w:id="377"/>
            <w:r w:rsidRPr="00462FC5">
              <w:rPr>
                <w:noProof/>
                <w:lang w:val="de-CH"/>
                <w:rPrChange w:id="378" w:author="Remo Herren" w:date="2009-04-28T17:24:00Z">
                  <w:rPr>
                    <w:sz w:val="16"/>
                    <w:szCs w:val="16"/>
                    <w:lang w:val="de-DE"/>
                  </w:rPr>
                </w:rPrChange>
              </w:rPr>
              <w:lastRenderedPageBreak/>
              <w:t>Info: da der Nutzer beim ersten Zugriff auf ROOMS PRO und den Kalender noch keinen Kalender inkl. Einstellungen als Favorit hinzugefügt hat, gibt GARAIO standardmässig einen Kalender vor.</w:t>
            </w:r>
            <w:commentRangeEnd w:id="377"/>
            <w:r w:rsidRPr="00462FC5">
              <w:rPr>
                <w:rStyle w:val="CommentReference"/>
                <w:noProof/>
                <w:lang w:val="de-CH"/>
                <w:rPrChange w:id="379" w:author="Remo Herren" w:date="2009-04-28T17:24:00Z">
                  <w:rPr>
                    <w:rStyle w:val="CommentReference"/>
                  </w:rPr>
                </w:rPrChange>
              </w:rPr>
              <w:commentReference w:id="377"/>
            </w:r>
          </w:p>
          <w:p w14:paraId="555B2292" w14:textId="77777777" w:rsidR="00C37FC4" w:rsidRPr="00AA4CC9" w:rsidRDefault="00462FC5" w:rsidP="00C37FC4">
            <w:pPr>
              <w:pStyle w:val="ListParagraph"/>
              <w:numPr>
                <w:ilvl w:val="1"/>
                <w:numId w:val="23"/>
              </w:numPr>
              <w:tabs>
                <w:tab w:val="left" w:pos="5220"/>
              </w:tabs>
              <w:rPr>
                <w:noProof/>
                <w:lang w:val="de-CH"/>
                <w:rPrChange w:id="380" w:author="Remo Herren" w:date="2009-04-28T17:24:00Z">
                  <w:rPr>
                    <w:lang w:val="de-DE"/>
                  </w:rPr>
                </w:rPrChange>
              </w:rPr>
            </w:pPr>
            <w:r w:rsidRPr="00462FC5">
              <w:rPr>
                <w:noProof/>
                <w:lang w:val="de-CH"/>
                <w:rPrChange w:id="381" w:author="Remo Herren" w:date="2009-04-28T17:24:00Z">
                  <w:rPr>
                    <w:sz w:val="16"/>
                    <w:szCs w:val="16"/>
                    <w:lang w:val="de-DE"/>
                  </w:rPr>
                </w:rPrChange>
              </w:rPr>
              <w:t>Wichtig: Bei Klick auf das Stern-Icon, werden alle Kalender- und Filtereinstellungen mit Ausnahme des Datums beibehalten. Als Datum wird immer das aktuelle/heutige verwendet.</w:t>
            </w:r>
          </w:p>
          <w:p w14:paraId="555B2293" w14:textId="77777777" w:rsidR="00931341" w:rsidRPr="00AA4CC9" w:rsidRDefault="00931341" w:rsidP="003D11FB">
            <w:pPr>
              <w:tabs>
                <w:tab w:val="left" w:pos="5220"/>
              </w:tabs>
              <w:rPr>
                <w:noProof/>
                <w:lang w:val="de-CH"/>
                <w:rPrChange w:id="382" w:author="Remo Herren" w:date="2009-04-28T17:24:00Z">
                  <w:rPr>
                    <w:lang w:val="de-DE"/>
                  </w:rPr>
                </w:rPrChange>
              </w:rPr>
            </w:pPr>
          </w:p>
        </w:tc>
      </w:tr>
      <w:tr w:rsidR="00931341" w:rsidRPr="00AA4CC9" w14:paraId="555B2297" w14:textId="77777777" w:rsidTr="003D11FB">
        <w:tc>
          <w:tcPr>
            <w:tcW w:w="9322" w:type="dxa"/>
            <w:gridSpan w:val="2"/>
          </w:tcPr>
          <w:p w14:paraId="555B2295" w14:textId="77777777" w:rsidR="00931341" w:rsidRPr="00AA4CC9" w:rsidRDefault="00931341" w:rsidP="003D11FB">
            <w:pPr>
              <w:rPr>
                <w:noProof/>
                <w:lang w:val="de-CH" w:eastAsia="de-CH"/>
              </w:rPr>
            </w:pPr>
          </w:p>
          <w:p w14:paraId="555B2296" w14:textId="77777777" w:rsidR="00931341" w:rsidRPr="00AA4CC9" w:rsidRDefault="00AF4B6F" w:rsidP="003D11FB">
            <w:pPr>
              <w:rPr>
                <w:noProof/>
                <w:lang w:val="de-CH"/>
                <w:rPrChange w:id="383" w:author="Remo Herren" w:date="2009-04-28T17:24:00Z">
                  <w:rPr>
                    <w:lang w:val="de-DE"/>
                  </w:rPr>
                </w:rPrChange>
              </w:rPr>
            </w:pPr>
            <w:r w:rsidRPr="00AA4CC9">
              <w:rPr>
                <w:noProof/>
                <w:lang w:val="de-CH" w:eastAsia="de-CH"/>
              </w:rPr>
              <w:drawing>
                <wp:inline distT="0" distB="0" distL="0" distR="0" wp14:anchorId="555B233E" wp14:editId="555B233F">
                  <wp:extent cx="5963285" cy="4431665"/>
                  <wp:effectExtent l="19050" t="0" r="0" b="0"/>
                  <wp:docPr id="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63285" cy="4431665"/>
                          </a:xfrm>
                          <a:prstGeom prst="rect">
                            <a:avLst/>
                          </a:prstGeom>
                          <a:noFill/>
                          <a:ln w="9525">
                            <a:noFill/>
                            <a:miter lim="800000"/>
                            <a:headEnd/>
                            <a:tailEnd/>
                          </a:ln>
                        </pic:spPr>
                      </pic:pic>
                    </a:graphicData>
                  </a:graphic>
                </wp:inline>
              </w:drawing>
            </w:r>
          </w:p>
        </w:tc>
      </w:tr>
    </w:tbl>
    <w:p w14:paraId="555B2298" w14:textId="77777777" w:rsidR="00931341" w:rsidRPr="00AA4CC9" w:rsidRDefault="00931341" w:rsidP="00931341">
      <w:pPr>
        <w:pStyle w:val="Heading1"/>
        <w:rPr>
          <w:noProof/>
          <w:lang w:val="de-CH"/>
          <w:rPrChange w:id="384" w:author="Remo Herren" w:date="2009-04-28T17:24:00Z">
            <w:rPr>
              <w:lang w:val="de-CH"/>
            </w:rPr>
          </w:rPrChange>
        </w:rPr>
      </w:pPr>
    </w:p>
    <w:p w14:paraId="555B2299" w14:textId="77777777" w:rsidR="00931341" w:rsidRPr="00AA4CC9" w:rsidRDefault="00931341" w:rsidP="00BA575F">
      <w:pPr>
        <w:pStyle w:val="Heading1"/>
        <w:rPr>
          <w:noProof/>
          <w:lang w:val="de-CH"/>
          <w:rPrChange w:id="385" w:author="Remo Herren" w:date="2009-04-28T17:24:00Z">
            <w:rPr>
              <w:lang w:val="de-CH"/>
            </w:rPr>
          </w:rPrChange>
        </w:rPr>
      </w:pPr>
    </w:p>
    <w:p w14:paraId="555B229A" w14:textId="77777777" w:rsidR="00BA575F" w:rsidRPr="00AA4CC9" w:rsidRDefault="00462FC5" w:rsidP="00BA575F">
      <w:pPr>
        <w:pStyle w:val="Heading1"/>
        <w:rPr>
          <w:noProof/>
          <w:lang w:val="de-CH"/>
          <w:rPrChange w:id="386" w:author="Remo Herren" w:date="2009-04-28T17:24:00Z">
            <w:rPr>
              <w:lang w:val="de-CH"/>
            </w:rPr>
          </w:rPrChange>
        </w:rPr>
      </w:pPr>
      <w:r w:rsidRPr="00462FC5">
        <w:rPr>
          <w:noProof/>
          <w:lang w:val="de-CH"/>
          <w:rPrChange w:id="387" w:author="Remo Herren" w:date="2009-04-28T17:24:00Z">
            <w:rPr>
              <w:b w:val="0"/>
              <w:bCs w:val="0"/>
              <w:sz w:val="16"/>
              <w:szCs w:val="16"/>
              <w:u w:val="none"/>
              <w:lang w:val="de-CH"/>
            </w:rPr>
          </w:rPrChange>
        </w:rPr>
        <w:t>Anhang:</w:t>
      </w:r>
    </w:p>
    <w:p w14:paraId="555B229B" w14:textId="77777777" w:rsidR="003F42FB" w:rsidRDefault="00462FC5" w:rsidP="003F42FB">
      <w:pPr>
        <w:pStyle w:val="ListParagraph"/>
        <w:numPr>
          <w:ilvl w:val="0"/>
          <w:numId w:val="49"/>
        </w:numPr>
        <w:tabs>
          <w:tab w:val="left" w:pos="567"/>
        </w:tabs>
        <w:jc w:val="both"/>
        <w:rPr>
          <w:ins w:id="388" w:author="Remo Herren" w:date="2009-05-27T07:42:00Z"/>
          <w:noProof/>
          <w:lang w:val="de-CH"/>
        </w:rPr>
        <w:pPrChange w:id="389" w:author="Remo Herren" w:date="2009-04-28T17:38:00Z">
          <w:pPr>
            <w:tabs>
              <w:tab w:val="left" w:pos="567"/>
            </w:tabs>
            <w:jc w:val="both"/>
          </w:pPr>
        </w:pPrChange>
      </w:pPr>
      <w:ins w:id="390" w:author="Remo Herren" w:date="2009-04-28T17:22:00Z">
        <w:r w:rsidRPr="00462FC5">
          <w:rPr>
            <w:noProof/>
            <w:lang w:val="de-CH"/>
            <w:rPrChange w:id="391" w:author="Remo Herren" w:date="2009-04-28T17:38:00Z">
              <w:rPr>
                <w:sz w:val="16"/>
                <w:szCs w:val="16"/>
                <w:lang w:val="de-CH"/>
              </w:rPr>
            </w:rPrChange>
          </w:rPr>
          <w:t>Drag N‘ Drop</w:t>
        </w:r>
      </w:ins>
    </w:p>
    <w:p w14:paraId="555B229C" w14:textId="77777777" w:rsidR="00585074" w:rsidRDefault="00585074">
      <w:pPr>
        <w:pStyle w:val="ListParagraph"/>
        <w:numPr>
          <w:ilvl w:val="0"/>
          <w:numId w:val="49"/>
        </w:numPr>
        <w:tabs>
          <w:tab w:val="left" w:pos="567"/>
        </w:tabs>
        <w:jc w:val="both"/>
        <w:rPr>
          <w:ins w:id="392" w:author="Remo Herren" w:date="2009-04-28T17:22:00Z"/>
          <w:noProof/>
          <w:lang w:val="de-CH"/>
          <w:rPrChange w:id="393" w:author="Remo Herren" w:date="2009-04-28T17:38:00Z">
            <w:rPr>
              <w:ins w:id="394" w:author="Remo Herren" w:date="2009-04-28T17:22:00Z"/>
              <w:lang w:val="de-CH"/>
            </w:rPr>
          </w:rPrChange>
        </w:rPr>
        <w:pPrChange w:id="395" w:author="Remo Herren" w:date="2009-04-28T17:38:00Z">
          <w:pPr>
            <w:tabs>
              <w:tab w:val="left" w:pos="567"/>
            </w:tabs>
            <w:jc w:val="both"/>
          </w:pPr>
        </w:pPrChange>
      </w:pPr>
      <w:ins w:id="396" w:author="Remo Herren" w:date="2009-05-27T07:42:00Z">
        <w:r>
          <w:rPr>
            <w:noProof/>
            <w:lang w:val="de-CH"/>
          </w:rPr>
          <w:t>Verkürzen / Verlängern</w:t>
        </w:r>
      </w:ins>
      <w:ins w:id="397" w:author="Remo Herren" w:date="2009-05-27T07:43:00Z">
        <w:r>
          <w:rPr>
            <w:noProof/>
            <w:lang w:val="de-CH"/>
          </w:rPr>
          <w:t xml:space="preserve"> einer Reservation im Kalender (mit der Maus)</w:t>
        </w:r>
      </w:ins>
    </w:p>
    <w:p w14:paraId="555B229D" w14:textId="77777777" w:rsidR="003F42FB" w:rsidRPr="003F42FB" w:rsidRDefault="00462FC5" w:rsidP="003F42FB">
      <w:pPr>
        <w:pStyle w:val="ListParagraph"/>
        <w:numPr>
          <w:ilvl w:val="0"/>
          <w:numId w:val="49"/>
        </w:numPr>
        <w:tabs>
          <w:tab w:val="left" w:pos="567"/>
        </w:tabs>
        <w:jc w:val="both"/>
        <w:rPr>
          <w:ins w:id="398" w:author="Remo Herren" w:date="2009-04-28T17:22:00Z"/>
          <w:noProof/>
          <w:lang w:val="de-CH"/>
          <w:rPrChange w:id="399" w:author="Remo Herren" w:date="2009-04-28T17:38:00Z">
            <w:rPr>
              <w:ins w:id="400" w:author="Remo Herren" w:date="2009-04-28T17:22:00Z"/>
              <w:lang w:val="de-CH"/>
            </w:rPr>
          </w:rPrChange>
        </w:rPr>
        <w:pPrChange w:id="401" w:author="Remo Herren" w:date="2009-04-28T17:38:00Z">
          <w:pPr>
            <w:tabs>
              <w:tab w:val="left" w:pos="567"/>
            </w:tabs>
            <w:jc w:val="both"/>
          </w:pPr>
        </w:pPrChange>
      </w:pPr>
      <w:ins w:id="402" w:author="Remo Herren" w:date="2009-04-28T17:22:00Z">
        <w:r w:rsidRPr="00462FC5">
          <w:rPr>
            <w:noProof/>
            <w:lang w:val="de-CH"/>
            <w:rPrChange w:id="403" w:author="Remo Herren" w:date="2009-04-28T17:38:00Z">
              <w:rPr>
                <w:sz w:val="16"/>
                <w:szCs w:val="16"/>
                <w:lang w:val="de-CH"/>
              </w:rPr>
            </w:rPrChange>
          </w:rPr>
          <w:t>Darstellung Kalenderansichten</w:t>
        </w:r>
      </w:ins>
    </w:p>
    <w:p w14:paraId="555B229E" w14:textId="77777777" w:rsidR="0019347C" w:rsidRPr="00AA4CC9" w:rsidRDefault="0019347C" w:rsidP="00DC0ADE">
      <w:pPr>
        <w:tabs>
          <w:tab w:val="left" w:pos="567"/>
        </w:tabs>
        <w:jc w:val="both"/>
        <w:rPr>
          <w:ins w:id="404" w:author="Remo Herren" w:date="2009-04-28T17:21:00Z"/>
          <w:noProof/>
          <w:lang w:val="de-CH"/>
          <w:rPrChange w:id="405" w:author="Remo Herren" w:date="2009-04-28T17:24:00Z">
            <w:rPr>
              <w:ins w:id="406" w:author="Remo Herren" w:date="2009-04-28T17:21:00Z"/>
              <w:lang w:val="de-CH"/>
            </w:rPr>
          </w:rPrChange>
        </w:rPr>
      </w:pPr>
    </w:p>
    <w:tbl>
      <w:tblPr>
        <w:tblW w:w="9322" w:type="dxa"/>
        <w:tblLayout w:type="fixed"/>
        <w:tblCellMar>
          <w:top w:w="57" w:type="dxa"/>
          <w:bottom w:w="57" w:type="dxa"/>
        </w:tblCellMar>
        <w:tblLook w:val="0000" w:firstRow="0" w:lastRow="0" w:firstColumn="0" w:lastColumn="0" w:noHBand="0" w:noVBand="0"/>
      </w:tblPr>
      <w:tblGrid>
        <w:gridCol w:w="1809"/>
        <w:gridCol w:w="7513"/>
        <w:tblGridChange w:id="407">
          <w:tblGrid>
            <w:gridCol w:w="1809"/>
            <w:gridCol w:w="378"/>
            <w:gridCol w:w="7135"/>
            <w:gridCol w:w="803"/>
          </w:tblGrid>
        </w:tblGridChange>
      </w:tblGrid>
      <w:tr w:rsidR="00585074" w:rsidRPr="00935B84" w14:paraId="555B22C6" w14:textId="77777777" w:rsidTr="00935B84">
        <w:trPr>
          <w:ins w:id="408" w:author="Remo Herren" w:date="2009-05-27T07:44:00Z"/>
        </w:trPr>
        <w:tc>
          <w:tcPr>
            <w:tcW w:w="1809" w:type="dxa"/>
            <w:tcBorders>
              <w:top w:val="single" w:sz="4" w:space="0" w:color="auto"/>
              <w:left w:val="single" w:sz="4" w:space="0" w:color="auto"/>
              <w:bottom w:val="single" w:sz="4" w:space="0" w:color="auto"/>
              <w:right w:val="single" w:sz="4" w:space="0" w:color="auto"/>
            </w:tcBorders>
          </w:tcPr>
          <w:p w14:paraId="555B229F" w14:textId="77777777" w:rsidR="00585074" w:rsidRPr="00AA4CC9" w:rsidRDefault="00585074" w:rsidP="00935B84">
            <w:pPr>
              <w:tabs>
                <w:tab w:val="left" w:pos="5220"/>
              </w:tabs>
              <w:spacing w:after="40"/>
              <w:rPr>
                <w:ins w:id="409" w:author="Remo Herren" w:date="2009-05-27T07:44:00Z"/>
                <w:rFonts w:ascii="Segoe UI" w:hAnsi="Segoe UI" w:cs="Segoe UI"/>
                <w:b/>
                <w:noProof/>
                <w:sz w:val="18"/>
                <w:lang w:val="de-CH"/>
              </w:rPr>
            </w:pPr>
            <w:ins w:id="410" w:author="Remo Herren" w:date="2009-05-27T07:44:00Z">
              <w:r w:rsidRPr="00462FC5">
                <w:rPr>
                  <w:rFonts w:ascii="Segoe UI" w:hAnsi="Segoe UI" w:cs="Segoe UI"/>
                  <w:b/>
                  <w:noProof/>
                  <w:sz w:val="18"/>
                  <w:lang w:val="de-CH"/>
                </w:rPr>
                <w:t>Drag N‘ Drop</w:t>
              </w:r>
            </w:ins>
          </w:p>
        </w:tc>
        <w:tc>
          <w:tcPr>
            <w:tcW w:w="7513" w:type="dxa"/>
            <w:tcBorders>
              <w:top w:val="single" w:sz="4" w:space="0" w:color="auto"/>
              <w:left w:val="single" w:sz="4" w:space="0" w:color="auto"/>
              <w:bottom w:val="single" w:sz="4" w:space="0" w:color="auto"/>
              <w:right w:val="single" w:sz="4" w:space="0" w:color="auto"/>
            </w:tcBorders>
          </w:tcPr>
          <w:p w14:paraId="555B22A0" w14:textId="77777777" w:rsidR="00585074" w:rsidRPr="00AA4CC9" w:rsidRDefault="00585074" w:rsidP="00935B84">
            <w:pPr>
              <w:tabs>
                <w:tab w:val="left" w:pos="5220"/>
              </w:tabs>
              <w:rPr>
                <w:ins w:id="411" w:author="Remo Herren" w:date="2009-05-27T07:44:00Z"/>
                <w:noProof/>
                <w:sz w:val="22"/>
                <w:szCs w:val="22"/>
                <w:lang w:val="de-CH"/>
              </w:rPr>
            </w:pPr>
            <w:ins w:id="412" w:author="Remo Herren" w:date="2009-05-27T07:44:00Z">
              <w:r w:rsidRPr="00462FC5">
                <w:rPr>
                  <w:noProof/>
                  <w:sz w:val="22"/>
                  <w:szCs w:val="22"/>
                  <w:lang w:val="de-CH"/>
                </w:rPr>
                <w:t xml:space="preserve">Dort wo ein Drag N‘ Drop möglich ist, erfolgt dies immer über die linke Maustaste (z.B. bei Kalender). Ein Drag N‘ Drop stellt grundsätzlich nichts anderes als eine Verschiebung dar (z.B. verschieben einer Reservation via Kalender von einem Raum in einen anderen). Info: eine Verschiebung </w:t>
              </w:r>
              <w:r w:rsidRPr="00462FC5">
                <w:rPr>
                  <w:noProof/>
                  <w:sz w:val="22"/>
                  <w:szCs w:val="22"/>
                  <w:lang w:val="de-CH"/>
                </w:rPr>
                <w:lastRenderedPageBreak/>
                <w:t>einer Reservation löst wie jede andere Verschiebung (sofern im Profil des jeweiligen Benutzers eingestellt) eine Notifikation aus.</w:t>
              </w:r>
            </w:ins>
          </w:p>
          <w:p w14:paraId="555B22A1" w14:textId="77777777" w:rsidR="00585074" w:rsidRPr="00AA4CC9" w:rsidRDefault="00585074" w:rsidP="00935B84">
            <w:pPr>
              <w:tabs>
                <w:tab w:val="left" w:pos="5220"/>
              </w:tabs>
              <w:rPr>
                <w:ins w:id="413" w:author="Remo Herren" w:date="2009-05-27T07:44:00Z"/>
                <w:noProof/>
                <w:sz w:val="22"/>
                <w:szCs w:val="22"/>
                <w:lang w:val="de-CH"/>
              </w:rPr>
            </w:pPr>
            <w:ins w:id="414" w:author="Remo Herren" w:date="2009-05-27T07:44:00Z">
              <w:r w:rsidRPr="00462FC5">
                <w:rPr>
                  <w:noProof/>
                  <w:sz w:val="22"/>
                  <w:szCs w:val="22"/>
                  <w:lang w:val="de-CH"/>
                </w:rPr>
                <w:t xml:space="preserve">Ein Drag N‘ Drop erfolgt wenn möglich immer nach einem optimistischen Ansatz, d.h.: </w:t>
              </w:r>
            </w:ins>
          </w:p>
          <w:p w14:paraId="555B22A2" w14:textId="77777777" w:rsidR="00585074" w:rsidRPr="00AA4CC9" w:rsidRDefault="00585074" w:rsidP="00935B84">
            <w:pPr>
              <w:pStyle w:val="ListParagraph"/>
              <w:numPr>
                <w:ilvl w:val="0"/>
                <w:numId w:val="48"/>
              </w:numPr>
              <w:tabs>
                <w:tab w:val="left" w:pos="5220"/>
              </w:tabs>
              <w:rPr>
                <w:ins w:id="415" w:author="Remo Herren" w:date="2009-05-27T07:44:00Z"/>
                <w:noProof/>
                <w:sz w:val="22"/>
                <w:szCs w:val="22"/>
                <w:lang w:val="de-CH"/>
              </w:rPr>
            </w:pPr>
            <w:ins w:id="416" w:author="Remo Herren" w:date="2009-05-27T07:44:00Z">
              <w:r w:rsidRPr="00462FC5">
                <w:rPr>
                  <w:noProof/>
                  <w:sz w:val="22"/>
                  <w:szCs w:val="22"/>
                  <w:lang w:val="de-CH"/>
                </w:rPr>
                <w:t>Eine Verschiebung ist nicht möglich, wenn in den Kalenderansichten, der Zielraum (kann auch der Quellraum sein, aber zu einer anderen Zeit) zum gewünschten Zeitraum/Zeitpunkt aufgrund folgender Punkte nicht buchbar ist:</w:t>
              </w:r>
            </w:ins>
          </w:p>
          <w:p w14:paraId="555B22A3" w14:textId="77777777" w:rsidR="00585074" w:rsidRPr="00AA4CC9" w:rsidRDefault="00585074" w:rsidP="00935B84">
            <w:pPr>
              <w:pStyle w:val="ListParagraph"/>
              <w:numPr>
                <w:ilvl w:val="1"/>
                <w:numId w:val="48"/>
              </w:numPr>
              <w:tabs>
                <w:tab w:val="left" w:pos="5220"/>
              </w:tabs>
              <w:rPr>
                <w:ins w:id="417" w:author="Remo Herren" w:date="2009-05-27T07:44:00Z"/>
                <w:noProof/>
                <w:sz w:val="22"/>
                <w:szCs w:val="22"/>
                <w:lang w:val="de-CH"/>
              </w:rPr>
            </w:pPr>
            <w:ins w:id="418" w:author="Remo Herren" w:date="2009-05-27T07:44:00Z">
              <w:r w:rsidRPr="00462FC5">
                <w:rPr>
                  <w:noProof/>
                  <w:sz w:val="22"/>
                  <w:szCs w:val="22"/>
                  <w:lang w:val="de-CH"/>
                </w:rPr>
                <w:t>Der Zielraum ist zu diesem Zeitpunkt besetzt/reserviert</w:t>
              </w:r>
            </w:ins>
          </w:p>
          <w:p w14:paraId="555B22A4" w14:textId="77777777" w:rsidR="00585074" w:rsidRPr="00AA4CC9" w:rsidRDefault="00585074" w:rsidP="00935B84">
            <w:pPr>
              <w:pStyle w:val="ListParagraph"/>
              <w:numPr>
                <w:ilvl w:val="1"/>
                <w:numId w:val="48"/>
              </w:numPr>
              <w:tabs>
                <w:tab w:val="left" w:pos="5220"/>
              </w:tabs>
              <w:rPr>
                <w:ins w:id="419" w:author="Remo Herren" w:date="2009-05-27T07:44:00Z"/>
                <w:noProof/>
                <w:sz w:val="22"/>
                <w:szCs w:val="22"/>
                <w:lang w:val="de-CH"/>
              </w:rPr>
            </w:pPr>
            <w:ins w:id="420" w:author="Remo Herren" w:date="2009-05-27T07:44:00Z">
              <w:r w:rsidRPr="00462FC5">
                <w:rPr>
                  <w:noProof/>
                  <w:sz w:val="22"/>
                  <w:szCs w:val="22"/>
                  <w:lang w:val="de-CH"/>
                </w:rPr>
                <w:t>Der Zielraum ist zu diesem Zeitpunkt gesperrt (Sperrzeiten)</w:t>
              </w:r>
            </w:ins>
          </w:p>
          <w:p w14:paraId="555B22A5" w14:textId="77777777" w:rsidR="00585074" w:rsidRPr="00AA4CC9" w:rsidRDefault="00585074" w:rsidP="00935B84">
            <w:pPr>
              <w:pStyle w:val="ListParagraph"/>
              <w:numPr>
                <w:ilvl w:val="1"/>
                <w:numId w:val="48"/>
              </w:numPr>
              <w:tabs>
                <w:tab w:val="left" w:pos="5220"/>
              </w:tabs>
              <w:rPr>
                <w:ins w:id="421" w:author="Remo Herren" w:date="2009-05-27T07:44:00Z"/>
                <w:noProof/>
                <w:sz w:val="22"/>
                <w:szCs w:val="22"/>
                <w:lang w:val="de-CH"/>
              </w:rPr>
            </w:pPr>
            <w:ins w:id="422" w:author="Remo Herren" w:date="2009-05-27T07:44:00Z">
              <w:r w:rsidRPr="00462FC5">
                <w:rPr>
                  <w:noProof/>
                  <w:sz w:val="22"/>
                  <w:szCs w:val="22"/>
                  <w:lang w:val="de-CH"/>
                </w:rPr>
                <w:t>Die max. Bestuhlungskapazität des Zielraumes ist kleiner als die Anzahl Benutzer/Teilnehmer der Reservation</w:t>
              </w:r>
            </w:ins>
          </w:p>
          <w:p w14:paraId="555B22A6" w14:textId="77777777" w:rsidR="00585074" w:rsidRPr="00AA4CC9" w:rsidRDefault="00585074" w:rsidP="00935B84">
            <w:pPr>
              <w:pStyle w:val="ListParagraph"/>
              <w:numPr>
                <w:ilvl w:val="1"/>
                <w:numId w:val="48"/>
              </w:numPr>
              <w:tabs>
                <w:tab w:val="left" w:pos="5220"/>
              </w:tabs>
              <w:rPr>
                <w:ins w:id="423" w:author="Remo Herren" w:date="2009-05-27T07:44:00Z"/>
                <w:noProof/>
                <w:sz w:val="22"/>
                <w:szCs w:val="22"/>
                <w:lang w:val="de-CH"/>
              </w:rPr>
            </w:pPr>
            <w:ins w:id="424" w:author="Remo Herren" w:date="2009-05-27T07:44:00Z">
              <w:r w:rsidRPr="00462FC5">
                <w:rPr>
                  <w:noProof/>
                  <w:sz w:val="22"/>
                  <w:szCs w:val="22"/>
                  <w:lang w:val="de-CH"/>
                </w:rPr>
                <w:t>Die Angebotszone zwischen Quelle und Ziel nicht dieselbe ist und das annullieren der Bestellung</w:t>
              </w:r>
              <w:commentRangeStart w:id="425"/>
              <w:r w:rsidRPr="00462FC5">
                <w:rPr>
                  <w:noProof/>
                  <w:sz w:val="22"/>
                  <w:szCs w:val="22"/>
                  <w:lang w:val="de-CH"/>
                </w:rPr>
                <w:t xml:space="preserve"> zu kurzfristig ist (d.h. der Dienstleister (Quellraum) bereits eine Bestell-Notifikation erhalten hat – Notifikation in Tage)</w:t>
              </w:r>
              <w:commentRangeEnd w:id="425"/>
              <w:r w:rsidRPr="00462FC5">
                <w:rPr>
                  <w:rStyle w:val="CommentReference"/>
                  <w:noProof/>
                  <w:sz w:val="22"/>
                  <w:szCs w:val="22"/>
                  <w:lang w:val="de-CH"/>
                </w:rPr>
                <w:commentReference w:id="425"/>
              </w:r>
            </w:ins>
          </w:p>
          <w:p w14:paraId="555B22A7" w14:textId="77777777" w:rsidR="00585074" w:rsidRPr="00AA4CC9" w:rsidRDefault="00585074" w:rsidP="00935B84">
            <w:pPr>
              <w:pStyle w:val="ListParagraph"/>
              <w:numPr>
                <w:ilvl w:val="1"/>
                <w:numId w:val="48"/>
              </w:numPr>
              <w:tabs>
                <w:tab w:val="left" w:pos="5220"/>
              </w:tabs>
              <w:rPr>
                <w:ins w:id="426" w:author="Remo Herren" w:date="2009-05-27T07:44:00Z"/>
                <w:noProof/>
                <w:sz w:val="22"/>
                <w:szCs w:val="22"/>
                <w:lang w:val="de-CH"/>
              </w:rPr>
            </w:pPr>
            <w:ins w:id="427" w:author="Remo Herren" w:date="2009-05-27T07:44:00Z">
              <w:r w:rsidRPr="00462FC5">
                <w:rPr>
                  <w:noProof/>
                  <w:sz w:val="22"/>
                  <w:szCs w:val="22"/>
                  <w:lang w:val="de-CH"/>
                </w:rPr>
                <w:t>Die Angebotszone zwischen Quelle und Ziel ist dieselbe, das Übertragen der Bestellung vom Quell in den Zielraum aber zu kurzfristig ist</w:t>
              </w:r>
              <w:commentRangeStart w:id="428"/>
              <w:r w:rsidRPr="00462FC5">
                <w:rPr>
                  <w:noProof/>
                  <w:sz w:val="22"/>
                  <w:szCs w:val="22"/>
                  <w:lang w:val="de-CH"/>
                </w:rPr>
                <w:t xml:space="preserve"> (d.h. der Dienstleister (Quellraum) hat bereits eine Bestell-Notifikation erhalten hat – Notifikation in Tage, die Vorlaufzeit ist bereits am laufen , (die Arbeitszeit der Angebotszone des Dienstleisters muss mit eingerechnet werden)</w:t>
              </w:r>
              <w:commentRangeEnd w:id="428"/>
              <w:r w:rsidRPr="00462FC5">
                <w:rPr>
                  <w:rStyle w:val="CommentReference"/>
                  <w:noProof/>
                  <w:sz w:val="22"/>
                  <w:szCs w:val="22"/>
                  <w:lang w:val="de-CH"/>
                </w:rPr>
                <w:commentReference w:id="428"/>
              </w:r>
            </w:ins>
          </w:p>
          <w:p w14:paraId="555B22A8" w14:textId="77777777" w:rsidR="00585074" w:rsidRPr="00AA4CC9" w:rsidRDefault="00585074" w:rsidP="00935B84">
            <w:pPr>
              <w:rPr>
                <w:ins w:id="429" w:author="Remo Herren" w:date="2009-05-27T07:44:00Z"/>
                <w:noProof/>
                <w:sz w:val="22"/>
                <w:szCs w:val="22"/>
                <w:lang w:val="de-CH"/>
              </w:rPr>
            </w:pPr>
            <w:ins w:id="430" w:author="Remo Herren" w:date="2009-05-27T07:44:00Z">
              <w:r w:rsidRPr="00462FC5">
                <w:rPr>
                  <w:noProof/>
                  <w:sz w:val="22"/>
                  <w:szCs w:val="22"/>
                  <w:lang w:val="de-CH"/>
                </w:rPr>
                <w:br/>
                <w:t>VERHALTEN</w:t>
              </w:r>
            </w:ins>
          </w:p>
          <w:p w14:paraId="555B22A9" w14:textId="77777777" w:rsidR="00585074" w:rsidRPr="00AA4CC9" w:rsidRDefault="00585074" w:rsidP="00935B84">
            <w:pPr>
              <w:pStyle w:val="ListParagraph"/>
              <w:numPr>
                <w:ilvl w:val="1"/>
                <w:numId w:val="48"/>
              </w:numPr>
              <w:tabs>
                <w:tab w:val="left" w:pos="5220"/>
              </w:tabs>
              <w:rPr>
                <w:ins w:id="431" w:author="Remo Herren" w:date="2009-05-27T07:44:00Z"/>
                <w:noProof/>
                <w:sz w:val="22"/>
                <w:szCs w:val="22"/>
                <w:lang w:val="de-CH"/>
              </w:rPr>
            </w:pPr>
            <w:ins w:id="432" w:author="Remo Herren" w:date="2009-05-27T07:44:00Z">
              <w:r w:rsidRPr="00462FC5">
                <w:rPr>
                  <w:noProof/>
                  <w:sz w:val="22"/>
                  <w:szCs w:val="22"/>
                  <w:lang w:val="de-CH"/>
                </w:rPr>
                <w:t>nach dem loslassen der linken Maustaste (beim Drag N’ Drop) auf dem Zielraum, bleibt die Reservation auf dem Quellraum und auf dem ursprünglichen Zeitraum</w:t>
              </w:r>
            </w:ins>
          </w:p>
          <w:p w14:paraId="555B22AA" w14:textId="77777777" w:rsidR="00585074" w:rsidRPr="00AA4CC9" w:rsidRDefault="00585074" w:rsidP="00935B84">
            <w:pPr>
              <w:pStyle w:val="ListParagraph"/>
              <w:numPr>
                <w:ilvl w:val="1"/>
                <w:numId w:val="48"/>
              </w:numPr>
              <w:tabs>
                <w:tab w:val="left" w:pos="5220"/>
              </w:tabs>
              <w:rPr>
                <w:ins w:id="433" w:author="Remo Herren" w:date="2009-05-27T07:44:00Z"/>
                <w:noProof/>
                <w:sz w:val="22"/>
                <w:szCs w:val="22"/>
                <w:lang w:val="de-CH"/>
              </w:rPr>
            </w:pPr>
            <w:ins w:id="434" w:author="Remo Herren" w:date="2009-05-27T07:44:00Z">
              <w:r w:rsidRPr="00462FC5">
                <w:rPr>
                  <w:noProof/>
                  <w:sz w:val="22"/>
                  <w:szCs w:val="22"/>
                  <w:lang w:val="de-CH"/>
                </w:rPr>
                <w:t xml:space="preserve">eine entsprechende Meldung </w:t>
              </w:r>
              <w:commentRangeStart w:id="435"/>
              <w:r w:rsidRPr="00462FC5">
                <w:rPr>
                  <w:noProof/>
                  <w:sz w:val="22"/>
                  <w:szCs w:val="22"/>
                  <w:lang w:val="de-CH"/>
                </w:rPr>
                <w:t xml:space="preserve">(Fehlermeldung) </w:t>
              </w:r>
              <w:commentRangeEnd w:id="435"/>
              <w:r w:rsidRPr="00462FC5">
                <w:rPr>
                  <w:rStyle w:val="CommentReference"/>
                  <w:noProof/>
                  <w:sz w:val="22"/>
                  <w:szCs w:val="22"/>
                  <w:lang w:val="de-CH"/>
                </w:rPr>
                <w:commentReference w:id="435"/>
              </w:r>
              <w:r w:rsidRPr="00462FC5">
                <w:rPr>
                  <w:noProof/>
                  <w:sz w:val="22"/>
                  <w:szCs w:val="22"/>
                  <w:lang w:val="de-CH"/>
                </w:rPr>
                <w:t>wird im Action Panel ausgegeben</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(allgemeiner Teil der Meldung1) „Die Reservation kann nicht auf den gewünschten Zielraum verschoben werden.“ ODER</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(allgemeiner Teil der Meldung2) „Die Reservation kann nicht auf den gewünschten Zeitraum verschoben werden.“ </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(spezifisch) „ Der Raum &lt;Bezeichnung&gt; ist zu diesem Zeitpunkt besetzt/reserviert“</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weitere spezifische Meldungen analog den oben genannten Punkten</w:t>
              </w:r>
            </w:ins>
          </w:p>
          <w:p w14:paraId="555B22AB" w14:textId="77777777" w:rsidR="00585074" w:rsidRPr="00AA4CC9" w:rsidRDefault="00585074" w:rsidP="00935B84">
            <w:pPr>
              <w:pStyle w:val="ListParagraph"/>
              <w:numPr>
                <w:ilvl w:val="1"/>
                <w:numId w:val="48"/>
              </w:numPr>
              <w:tabs>
                <w:tab w:val="left" w:pos="5220"/>
              </w:tabs>
              <w:rPr>
                <w:ins w:id="436" w:author="Remo Herren" w:date="2009-05-27T07:44:00Z"/>
                <w:noProof/>
                <w:sz w:val="22"/>
                <w:szCs w:val="22"/>
                <w:lang w:val="de-CH"/>
              </w:rPr>
            </w:pPr>
            <w:ins w:id="437" w:author="Remo Herren" w:date="2009-05-27T07:44:00Z">
              <w:r w:rsidRPr="00462FC5">
                <w:rPr>
                  <w:noProof/>
                  <w:sz w:val="22"/>
                  <w:szCs w:val="22"/>
                  <w:lang w:val="de-CH"/>
                </w:rPr>
                <w:t>Schön wäre (optional), wenn während des D&amp;D sich der Mauszeiger zum „Verbotssymbol“ ändern würde</w:t>
              </w:r>
            </w:ins>
          </w:p>
          <w:p w14:paraId="555B22AC" w14:textId="77777777" w:rsidR="00585074" w:rsidRPr="00AA4CC9" w:rsidRDefault="00585074" w:rsidP="00935B84">
            <w:pPr>
              <w:rPr>
                <w:ins w:id="438" w:author="Remo Herren" w:date="2009-05-27T07:44:00Z"/>
                <w:noProof/>
                <w:sz w:val="22"/>
                <w:szCs w:val="22"/>
                <w:lang w:val="de-CH"/>
              </w:rPr>
            </w:pPr>
          </w:p>
          <w:p w14:paraId="555B22AD" w14:textId="77777777" w:rsidR="00585074" w:rsidRPr="00AA4CC9" w:rsidRDefault="00585074" w:rsidP="00935B84">
            <w:pPr>
              <w:pStyle w:val="ListParagraph"/>
              <w:numPr>
                <w:ilvl w:val="0"/>
                <w:numId w:val="48"/>
              </w:numPr>
              <w:tabs>
                <w:tab w:val="left" w:pos="5220"/>
              </w:tabs>
              <w:rPr>
                <w:ins w:id="439" w:author="Remo Herren" w:date="2009-05-27T07:44:00Z"/>
                <w:noProof/>
                <w:sz w:val="22"/>
                <w:szCs w:val="22"/>
                <w:lang w:val="de-CH"/>
              </w:rPr>
            </w:pPr>
            <w:ins w:id="440" w:author="Remo Herren" w:date="2009-05-27T07:44:00Z">
              <w:r w:rsidRPr="00462FC5">
                <w:rPr>
                  <w:noProof/>
                  <w:sz w:val="22"/>
                  <w:szCs w:val="22"/>
                  <w:lang w:val="de-CH"/>
                </w:rPr>
                <w:t>Eine Verschiebung (mit Einschränkungen) ist zwar möglich, wenn der Zielraum (kann auch der Quellraum sein, aber zu einer anderen Zeit) in den Kalenderansichten zum gewünschten Zeitraum frei ist, aber aufgrund der folgenden Punkten nur eingeschränkt buchbar ist:</w:t>
              </w:r>
            </w:ins>
          </w:p>
          <w:p w14:paraId="555B22AE" w14:textId="77777777" w:rsidR="00585074" w:rsidRPr="00AA4CC9" w:rsidRDefault="00585074" w:rsidP="00935B84">
            <w:pPr>
              <w:pStyle w:val="ListParagraph"/>
              <w:numPr>
                <w:ilvl w:val="1"/>
                <w:numId w:val="48"/>
              </w:numPr>
              <w:tabs>
                <w:tab w:val="left" w:pos="5220"/>
              </w:tabs>
              <w:rPr>
                <w:ins w:id="441" w:author="Remo Herren" w:date="2009-05-27T07:44:00Z"/>
                <w:noProof/>
                <w:sz w:val="22"/>
                <w:szCs w:val="22"/>
                <w:lang w:val="de-CH"/>
              </w:rPr>
            </w:pPr>
            <w:ins w:id="442" w:author="Remo Herren" w:date="2009-05-27T07:44:00Z">
              <w:r w:rsidRPr="00462FC5">
                <w:rPr>
                  <w:noProof/>
                  <w:sz w:val="22"/>
                  <w:szCs w:val="22"/>
                  <w:lang w:val="de-CH"/>
                </w:rPr>
                <w:t>Der Zielraum hat fehlendes Equipment oder der Raum hat zum Ziel-Zeitpunkt das reservierte Equipment nicht mehr– im Detail:</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Wenn beide Räume (Quelle und Ziel) sich am gleichen Standort befinden, resp. auf das gleiche mobile Equipment </w:t>
              </w:r>
              <w:r w:rsidRPr="00462FC5">
                <w:rPr>
                  <w:noProof/>
                  <w:sz w:val="22"/>
                  <w:szCs w:val="22"/>
                  <w:lang w:val="de-CH"/>
                </w:rPr>
                <w:lastRenderedPageBreak/>
                <w:t xml:space="preserve">zugreifen können und der Zeitpunkt/Zeitraum nicht gewechselt hat (Das mobile Equipment ist unproblematisch, da gleicher Standort und gleiche Zeit), kann folgende Situation zutreffen: das fixinstallierte Equipment des Zielraumes ist kleiner/weniger (pro Equipment-Typ prüfen) als das fixinstallierte Equipment im Quellraum. </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Wenn beide Räume (Quelle und Ziel) sich am gleichen Standort befinden, resp. auf das gleiche mobile Equipment zugreifen können, der Zeitpunkt/Zeitraum aber gewechselt hat (und das mobile Equipment zu diesem Zeitpunkt nicht mehr verfügbar ist), kann folgende Situation zutreffen: das fixinstallierte Equipment des Zielraumes ist kleiner/weniger (pro Equipment-Typ prüfen) als das fixinstallierte und mobile Equipment im Quellraum.</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Wenn der Quell- und Zielraum an unterschiedlichen Standorten sind, resp. auf unterschiedliches mobiles Equipment zugreifen, kann folgende Situation zutreffen: das fixinstallierte Equipment des Zielraumes ist kleiner/weniger (pro Equipment-Typ prüfen) als das fixinstallierte und mobile Equipment im Quellraum</w:t>
              </w:r>
            </w:ins>
          </w:p>
          <w:p w14:paraId="555B22AF" w14:textId="77777777" w:rsidR="00585074" w:rsidRPr="00AA4CC9" w:rsidRDefault="00585074" w:rsidP="00935B84">
            <w:pPr>
              <w:pStyle w:val="ListParagraph"/>
              <w:numPr>
                <w:ilvl w:val="1"/>
                <w:numId w:val="48"/>
              </w:numPr>
              <w:tabs>
                <w:tab w:val="left" w:pos="5220"/>
              </w:tabs>
              <w:rPr>
                <w:ins w:id="443" w:author="Remo Herren" w:date="2009-05-27T07:44:00Z"/>
                <w:noProof/>
                <w:sz w:val="22"/>
                <w:szCs w:val="22"/>
                <w:lang w:val="de-CH"/>
              </w:rPr>
            </w:pPr>
            <w:ins w:id="444" w:author="Remo Herren" w:date="2009-05-27T07:44:00Z">
              <w:r w:rsidRPr="00462FC5">
                <w:rPr>
                  <w:noProof/>
                  <w:sz w:val="22"/>
                  <w:szCs w:val="22"/>
                  <w:lang w:val="de-CH"/>
                </w:rPr>
                <w:t>Die Angebotszone zwischen Quelle und Ziel ist nicht dieselbe, das annullieren der Bestellung</w:t>
              </w:r>
              <w:commentRangeStart w:id="445"/>
              <w:r w:rsidRPr="00462FC5">
                <w:rPr>
                  <w:noProof/>
                  <w:sz w:val="22"/>
                  <w:szCs w:val="22"/>
                  <w:lang w:val="de-CH"/>
                </w:rPr>
                <w:t xml:space="preserve"> beim Dienstleister (Angebotszone) der Quelle ist aber NICHT zu kurzfristig (d.h. der Dienstleister (Quellraum) hat noch keine Bestell-Notifikation erhalten hat – Notifikation in Tage)</w:t>
              </w:r>
              <w:commentRangeEnd w:id="445"/>
              <w:r w:rsidRPr="00462FC5">
                <w:rPr>
                  <w:rStyle w:val="CommentReference"/>
                  <w:noProof/>
                  <w:sz w:val="22"/>
                  <w:szCs w:val="22"/>
                  <w:lang w:val="de-CH"/>
                </w:rPr>
                <w:commentReference w:id="445"/>
              </w:r>
            </w:ins>
          </w:p>
          <w:p w14:paraId="555B22B0" w14:textId="77777777" w:rsidR="00585074" w:rsidRPr="00AA4CC9" w:rsidRDefault="00585074" w:rsidP="00935B84">
            <w:pPr>
              <w:pStyle w:val="ListParagraph"/>
              <w:numPr>
                <w:ilvl w:val="1"/>
                <w:numId w:val="48"/>
              </w:numPr>
              <w:tabs>
                <w:tab w:val="left" w:pos="5220"/>
              </w:tabs>
              <w:rPr>
                <w:ins w:id="446" w:author="Remo Herren" w:date="2009-05-27T07:44:00Z"/>
                <w:noProof/>
                <w:sz w:val="22"/>
                <w:szCs w:val="22"/>
                <w:lang w:val="de-CH"/>
              </w:rPr>
            </w:pPr>
            <w:ins w:id="447" w:author="Remo Herren" w:date="2009-05-27T07:44:00Z">
              <w:r w:rsidRPr="00462FC5">
                <w:rPr>
                  <w:noProof/>
                  <w:sz w:val="22"/>
                  <w:szCs w:val="22"/>
                  <w:lang w:val="de-CH"/>
                </w:rPr>
                <w:t>Die max. Bestuhlungskapazität des Zielraumes reicht zwar aus, aber die bereits ausgewählte Bestuhlungsoption kann nicht angeboten werden</w:t>
              </w:r>
            </w:ins>
          </w:p>
          <w:p w14:paraId="555B22B1" w14:textId="77777777" w:rsidR="00585074" w:rsidRPr="00AA4CC9" w:rsidRDefault="00585074" w:rsidP="00935B84">
            <w:pPr>
              <w:rPr>
                <w:ins w:id="448" w:author="Remo Herren" w:date="2009-05-27T07:44:00Z"/>
                <w:noProof/>
                <w:sz w:val="22"/>
                <w:szCs w:val="22"/>
                <w:lang w:val="de-CH"/>
              </w:rPr>
            </w:pPr>
          </w:p>
          <w:p w14:paraId="555B22B2" w14:textId="77777777" w:rsidR="00585074" w:rsidRPr="00AA4CC9" w:rsidRDefault="00585074" w:rsidP="00935B84">
            <w:pPr>
              <w:rPr>
                <w:ins w:id="449" w:author="Remo Herren" w:date="2009-05-27T07:44:00Z"/>
                <w:noProof/>
                <w:sz w:val="22"/>
                <w:szCs w:val="22"/>
                <w:lang w:val="de-CH"/>
              </w:rPr>
            </w:pPr>
          </w:p>
          <w:p w14:paraId="555B22B3" w14:textId="77777777" w:rsidR="00585074" w:rsidRPr="00AA4CC9" w:rsidRDefault="00585074" w:rsidP="00935B84">
            <w:pPr>
              <w:rPr>
                <w:ins w:id="450" w:author="Remo Herren" w:date="2009-05-27T07:44:00Z"/>
                <w:noProof/>
                <w:sz w:val="22"/>
                <w:szCs w:val="22"/>
                <w:lang w:val="de-CH"/>
              </w:rPr>
            </w:pPr>
            <w:ins w:id="451" w:author="Remo Herren" w:date="2009-05-27T07:44:00Z">
              <w:r w:rsidRPr="00462FC5">
                <w:rPr>
                  <w:noProof/>
                  <w:sz w:val="22"/>
                  <w:szCs w:val="22"/>
                  <w:lang w:val="de-CH"/>
                </w:rPr>
                <w:t>VERHALTEN</w:t>
              </w:r>
            </w:ins>
          </w:p>
          <w:p w14:paraId="555B22B4" w14:textId="77777777" w:rsidR="00585074" w:rsidRPr="00AA4CC9" w:rsidRDefault="00585074" w:rsidP="00935B84">
            <w:pPr>
              <w:pStyle w:val="ListParagraph"/>
              <w:numPr>
                <w:ilvl w:val="1"/>
                <w:numId w:val="48"/>
              </w:numPr>
              <w:tabs>
                <w:tab w:val="left" w:pos="5220"/>
              </w:tabs>
              <w:rPr>
                <w:ins w:id="452" w:author="Remo Herren" w:date="2009-05-27T07:44:00Z"/>
                <w:noProof/>
                <w:sz w:val="22"/>
                <w:szCs w:val="22"/>
                <w:lang w:val="de-CH"/>
              </w:rPr>
            </w:pPr>
            <w:ins w:id="453" w:author="Remo Herren" w:date="2009-05-27T07:44:00Z">
              <w:r w:rsidRPr="00462FC5">
                <w:rPr>
                  <w:noProof/>
                  <w:sz w:val="22"/>
                  <w:szCs w:val="22"/>
                  <w:lang w:val="de-CH"/>
                </w:rPr>
                <w:t>nach dem loslassen der linken Maustaste (beim Drag N’ Drop) auf dem Zielraum, wird die Reservation vom Quellraum, auf den Zielraum verschoben.</w:t>
              </w:r>
            </w:ins>
          </w:p>
          <w:p w14:paraId="555B22B5" w14:textId="77777777" w:rsidR="00585074" w:rsidRPr="00AA4CC9" w:rsidRDefault="00585074" w:rsidP="00935B84">
            <w:pPr>
              <w:pStyle w:val="ListParagraph"/>
              <w:numPr>
                <w:ilvl w:val="1"/>
                <w:numId w:val="48"/>
              </w:numPr>
              <w:tabs>
                <w:tab w:val="left" w:pos="5220"/>
              </w:tabs>
              <w:rPr>
                <w:ins w:id="454" w:author="Remo Herren" w:date="2009-05-27T07:44:00Z"/>
                <w:noProof/>
                <w:sz w:val="22"/>
                <w:szCs w:val="22"/>
                <w:lang w:val="de-CH"/>
              </w:rPr>
            </w:pPr>
            <w:ins w:id="455" w:author="Remo Herren" w:date="2009-05-27T07:44:00Z">
              <w:r w:rsidRPr="00462FC5">
                <w:rPr>
                  <w:noProof/>
                  <w:sz w:val="22"/>
                  <w:szCs w:val="22"/>
                  <w:lang w:val="de-CH"/>
                </w:rPr>
                <w:t>es werden entsprechend ein oder mehrere Meldungen (Warnhinweise) im Action Panel ausgegeben, was alles nicht übernommen werden konnte</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(allgemeiner Teil der Meldung1) „Die Reservation konnte erfolgreich verschoben werden, allerdings wurden Inkonsistenzen zwischen Quell- und Zielraum festgestellt.“</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(allgemeiner Teil der Meldung2) „Die Reservation konnte erfolgreich verschoben werden, allerdings wurden Inkonsistenzen festgestellt.“</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(spezifisch) „ Der Raum &lt;Bezeichnung&gt; hat fehlendes Equipment“</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(spezifisch) „ Die Bestellung der Angebote wurde annulliert, da der Quell- und Zielraum unterschiedliche Angebotszonen/Dienstleister aufweist.“</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weitere spezifische Meldungen analog den oben genannten Punkten</w:t>
              </w:r>
            </w:ins>
          </w:p>
          <w:p w14:paraId="555B22B6" w14:textId="77777777" w:rsidR="00585074" w:rsidRPr="00AA4CC9" w:rsidRDefault="00585074" w:rsidP="00935B84">
            <w:pPr>
              <w:rPr>
                <w:ins w:id="456" w:author="Remo Herren" w:date="2009-05-27T07:44:00Z"/>
                <w:noProof/>
                <w:sz w:val="22"/>
                <w:szCs w:val="22"/>
                <w:lang w:val="de-CH"/>
              </w:rPr>
            </w:pPr>
          </w:p>
          <w:p w14:paraId="555B22B7" w14:textId="77777777" w:rsidR="00585074" w:rsidRPr="00AA4CC9" w:rsidRDefault="00585074" w:rsidP="00935B84">
            <w:pPr>
              <w:pStyle w:val="ListParagraph"/>
              <w:numPr>
                <w:ilvl w:val="0"/>
                <w:numId w:val="48"/>
              </w:numPr>
              <w:tabs>
                <w:tab w:val="left" w:pos="5220"/>
              </w:tabs>
              <w:rPr>
                <w:ins w:id="457" w:author="Remo Herren" w:date="2009-05-27T07:44:00Z"/>
                <w:noProof/>
                <w:sz w:val="22"/>
                <w:szCs w:val="22"/>
                <w:lang w:val="de-CH"/>
              </w:rPr>
            </w:pPr>
            <w:ins w:id="458" w:author="Remo Herren" w:date="2009-05-27T07:44:00Z">
              <w:r w:rsidRPr="00462FC5">
                <w:rPr>
                  <w:noProof/>
                  <w:sz w:val="22"/>
                  <w:szCs w:val="22"/>
                  <w:lang w:val="de-CH"/>
                </w:rPr>
                <w:t xml:space="preserve">Eine Verschiebung zum gewünschten Zielraum (kann auch der </w:t>
              </w:r>
              <w:r w:rsidRPr="00462FC5">
                <w:rPr>
                  <w:noProof/>
                  <w:sz w:val="22"/>
                  <w:szCs w:val="22"/>
                  <w:lang w:val="de-CH"/>
                </w:rPr>
                <w:lastRenderedPageBreak/>
                <w:t>Quellraum sein, aber zu einer anderen Zeit)  in den Kalenderansichten ist möglich und kann ohne Einschränkungen durchgeführt werden:</w:t>
              </w:r>
            </w:ins>
          </w:p>
          <w:p w14:paraId="555B22B8" w14:textId="77777777" w:rsidR="00585074" w:rsidRPr="00AA4CC9" w:rsidRDefault="00585074" w:rsidP="00935B84">
            <w:pPr>
              <w:pStyle w:val="ListParagraph"/>
              <w:numPr>
                <w:ilvl w:val="1"/>
                <w:numId w:val="48"/>
              </w:numPr>
              <w:tabs>
                <w:tab w:val="left" w:pos="5220"/>
              </w:tabs>
              <w:rPr>
                <w:ins w:id="459" w:author="Remo Herren" w:date="2009-05-27T07:44:00Z"/>
                <w:noProof/>
                <w:sz w:val="22"/>
                <w:szCs w:val="22"/>
                <w:lang w:val="de-CH"/>
              </w:rPr>
            </w:pPr>
            <w:ins w:id="460" w:author="Remo Herren" w:date="2009-05-27T07:44:00Z">
              <w:r w:rsidRPr="00462FC5">
                <w:rPr>
                  <w:noProof/>
                  <w:sz w:val="22"/>
                  <w:szCs w:val="22"/>
                  <w:lang w:val="de-CH"/>
                </w:rPr>
                <w:t>Die Angebotszone zwischen Quelle und Ziel ist dieselbe, das übertragen der Bestellung</w:t>
              </w:r>
              <w:commentRangeStart w:id="461"/>
              <w:r w:rsidRPr="00462FC5">
                <w:rPr>
                  <w:noProof/>
                  <w:sz w:val="22"/>
                  <w:szCs w:val="22"/>
                  <w:lang w:val="de-CH"/>
                </w:rPr>
                <w:t xml:space="preserve"> beim Dienstleister (Angebotszone) vom Quell-  zum Zielraum ist unproblematisch resp. NICHT zu kurzfristig (d.h. der Dienstleister (Quellraum) hat noch keine Bestell-Notifikation erhalten hat – Notifikation in Tage)</w:t>
              </w:r>
              <w:commentRangeEnd w:id="461"/>
              <w:r w:rsidRPr="00462FC5">
                <w:rPr>
                  <w:rStyle w:val="CommentReference"/>
                  <w:noProof/>
                  <w:sz w:val="22"/>
                  <w:szCs w:val="22"/>
                  <w:lang w:val="de-CH"/>
                </w:rPr>
                <w:commentReference w:id="461"/>
              </w:r>
            </w:ins>
          </w:p>
          <w:p w14:paraId="555B22B9" w14:textId="77777777" w:rsidR="00585074" w:rsidRPr="00AA4CC9" w:rsidRDefault="00585074" w:rsidP="00935B84">
            <w:pPr>
              <w:pStyle w:val="ListParagraph"/>
              <w:numPr>
                <w:ilvl w:val="1"/>
                <w:numId w:val="48"/>
              </w:numPr>
              <w:tabs>
                <w:tab w:val="left" w:pos="5220"/>
              </w:tabs>
              <w:rPr>
                <w:ins w:id="462" w:author="Remo Herren" w:date="2009-05-27T07:44:00Z"/>
                <w:noProof/>
                <w:sz w:val="22"/>
                <w:szCs w:val="22"/>
                <w:lang w:val="de-CH"/>
              </w:rPr>
            </w:pPr>
            <w:ins w:id="463" w:author="Remo Herren" w:date="2009-05-27T07:44:00Z">
              <w:r w:rsidRPr="00462FC5">
                <w:rPr>
                  <w:noProof/>
                  <w:sz w:val="22"/>
                  <w:szCs w:val="22"/>
                  <w:lang w:val="de-CH"/>
                </w:rPr>
                <w:t>Das Equipment vom Quellraum korrespondiert grundsätzlich mit dem Equipment des Zielraumes (d.h. es müssen jeweils mindestens von jedem Equipment-Typ gleichviel oder mehr Equipment im Zielraum als im Quellraum vorhanden sein.</w:t>
              </w:r>
            </w:ins>
          </w:p>
          <w:p w14:paraId="555B22BA" w14:textId="77777777" w:rsidR="00585074" w:rsidRPr="00AA4CC9" w:rsidRDefault="00585074" w:rsidP="00935B84">
            <w:pPr>
              <w:pStyle w:val="ListParagraph"/>
              <w:numPr>
                <w:ilvl w:val="1"/>
                <w:numId w:val="48"/>
              </w:numPr>
              <w:tabs>
                <w:tab w:val="left" w:pos="5220"/>
              </w:tabs>
              <w:rPr>
                <w:ins w:id="464" w:author="Remo Herren" w:date="2009-05-27T07:44:00Z"/>
                <w:noProof/>
                <w:sz w:val="22"/>
                <w:szCs w:val="22"/>
                <w:lang w:val="de-CH"/>
              </w:rPr>
            </w:pPr>
            <w:ins w:id="465" w:author="Remo Herren" w:date="2009-05-27T07:44:00Z">
              <w:r w:rsidRPr="00462FC5">
                <w:rPr>
                  <w:noProof/>
                  <w:sz w:val="22"/>
                  <w:szCs w:val="22"/>
                  <w:lang w:val="de-CH"/>
                </w:rPr>
                <w:t>Das reservierte mobile Equipment kann auch für den neuen Zeitraum (automatisch) gebucht werden</w:t>
              </w:r>
            </w:ins>
          </w:p>
          <w:p w14:paraId="555B22BB" w14:textId="77777777" w:rsidR="00585074" w:rsidRPr="00AA4CC9" w:rsidRDefault="00585074" w:rsidP="00935B84">
            <w:pPr>
              <w:pStyle w:val="ListParagraph"/>
              <w:numPr>
                <w:ilvl w:val="1"/>
                <w:numId w:val="48"/>
              </w:numPr>
              <w:tabs>
                <w:tab w:val="left" w:pos="5220"/>
              </w:tabs>
              <w:rPr>
                <w:ins w:id="466" w:author="Remo Herren" w:date="2009-05-27T07:44:00Z"/>
                <w:noProof/>
                <w:sz w:val="22"/>
                <w:szCs w:val="22"/>
                <w:lang w:val="de-CH"/>
              </w:rPr>
            </w:pPr>
            <w:ins w:id="467" w:author="Remo Herren" w:date="2009-05-27T07:44:00Z">
              <w:r w:rsidRPr="00462FC5">
                <w:rPr>
                  <w:noProof/>
                  <w:sz w:val="22"/>
                  <w:szCs w:val="22"/>
                  <w:lang w:val="de-CH"/>
                </w:rPr>
                <w:t>Es werden die gleichen Bestuhlungsoptionen mit den gleichen Kapazitäten angeboten.</w:t>
              </w:r>
            </w:ins>
          </w:p>
          <w:p w14:paraId="555B22BC" w14:textId="77777777" w:rsidR="00585074" w:rsidRPr="00AA4CC9" w:rsidRDefault="00585074" w:rsidP="00935B84">
            <w:pPr>
              <w:rPr>
                <w:ins w:id="468" w:author="Remo Herren" w:date="2009-05-27T07:44:00Z"/>
                <w:noProof/>
                <w:sz w:val="22"/>
                <w:szCs w:val="22"/>
                <w:lang w:val="de-CH"/>
              </w:rPr>
            </w:pPr>
          </w:p>
          <w:p w14:paraId="555B22BD" w14:textId="77777777" w:rsidR="00585074" w:rsidRPr="00AA4CC9" w:rsidRDefault="00585074" w:rsidP="00935B84">
            <w:pPr>
              <w:rPr>
                <w:ins w:id="469" w:author="Remo Herren" w:date="2009-05-27T07:44:00Z"/>
                <w:noProof/>
                <w:sz w:val="22"/>
                <w:szCs w:val="22"/>
                <w:lang w:val="de-CH"/>
              </w:rPr>
            </w:pPr>
            <w:ins w:id="470" w:author="Remo Herren" w:date="2009-05-27T07:44:00Z">
              <w:r w:rsidRPr="00462FC5">
                <w:rPr>
                  <w:noProof/>
                  <w:sz w:val="22"/>
                  <w:szCs w:val="22"/>
                  <w:lang w:val="de-CH"/>
                </w:rPr>
                <w:t>VERHALTEN</w:t>
              </w:r>
            </w:ins>
          </w:p>
          <w:p w14:paraId="555B22BE" w14:textId="77777777" w:rsidR="00585074" w:rsidRPr="00AA4CC9" w:rsidRDefault="00585074" w:rsidP="00935B84">
            <w:pPr>
              <w:pStyle w:val="ListParagraph"/>
              <w:numPr>
                <w:ilvl w:val="1"/>
                <w:numId w:val="48"/>
              </w:numPr>
              <w:tabs>
                <w:tab w:val="left" w:pos="5220"/>
              </w:tabs>
              <w:rPr>
                <w:ins w:id="471" w:author="Remo Herren" w:date="2009-05-27T07:44:00Z"/>
                <w:noProof/>
                <w:sz w:val="22"/>
                <w:szCs w:val="22"/>
                <w:lang w:val="de-CH"/>
              </w:rPr>
            </w:pPr>
            <w:ins w:id="472" w:author="Remo Herren" w:date="2009-05-27T07:44:00Z">
              <w:r w:rsidRPr="00462FC5">
                <w:rPr>
                  <w:noProof/>
                  <w:sz w:val="22"/>
                  <w:szCs w:val="22"/>
                  <w:lang w:val="de-CH"/>
                </w:rPr>
                <w:t>nach dem loslassen der linken Maustaste (beim Drag N’ Drop) auf dem Zielraum, wird die Reservation vom Quellraum, auf den Zielraum verschoben.</w:t>
              </w:r>
            </w:ins>
          </w:p>
          <w:p w14:paraId="555B22BF" w14:textId="77777777" w:rsidR="00585074" w:rsidRPr="00AA4CC9" w:rsidRDefault="00585074" w:rsidP="00935B84">
            <w:pPr>
              <w:pStyle w:val="ListParagraph"/>
              <w:numPr>
                <w:ilvl w:val="1"/>
                <w:numId w:val="48"/>
              </w:numPr>
              <w:tabs>
                <w:tab w:val="left" w:pos="5220"/>
              </w:tabs>
              <w:rPr>
                <w:ins w:id="473" w:author="Remo Herren" w:date="2009-05-27T07:44:00Z"/>
                <w:noProof/>
                <w:sz w:val="22"/>
                <w:szCs w:val="22"/>
                <w:lang w:val="de-CH"/>
              </w:rPr>
            </w:pPr>
            <w:ins w:id="474" w:author="Remo Herren" w:date="2009-05-27T07:44:00Z">
              <w:r w:rsidRPr="00462FC5">
                <w:rPr>
                  <w:noProof/>
                  <w:sz w:val="22"/>
                  <w:szCs w:val="22"/>
                  <w:lang w:val="de-CH"/>
                </w:rPr>
                <w:t>eine entsprechende Meldung (Hinweismeldung) wird im Action Panel ausgegeben</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„Die Reservation konnte vollständig und erfolgreich verschoben werden.“</w:t>
              </w:r>
            </w:ins>
          </w:p>
          <w:p w14:paraId="555B22C0" w14:textId="77777777" w:rsidR="00585074" w:rsidRPr="00AA4CC9" w:rsidRDefault="00585074" w:rsidP="00935B84">
            <w:pPr>
              <w:rPr>
                <w:ins w:id="475" w:author="Remo Herren" w:date="2009-05-27T07:44:00Z"/>
                <w:noProof/>
                <w:sz w:val="22"/>
                <w:szCs w:val="22"/>
                <w:lang w:val="de-CH"/>
              </w:rPr>
            </w:pPr>
          </w:p>
          <w:p w14:paraId="555B22C1" w14:textId="77777777" w:rsidR="00585074" w:rsidRPr="00AA4CC9" w:rsidRDefault="00585074" w:rsidP="00935B84">
            <w:pPr>
              <w:pStyle w:val="ListParagraph"/>
              <w:numPr>
                <w:ilvl w:val="0"/>
                <w:numId w:val="48"/>
              </w:numPr>
              <w:tabs>
                <w:tab w:val="left" w:pos="5220"/>
              </w:tabs>
              <w:rPr>
                <w:ins w:id="476" w:author="Remo Herren" w:date="2009-05-27T07:44:00Z"/>
                <w:noProof/>
                <w:sz w:val="22"/>
                <w:szCs w:val="22"/>
                <w:lang w:val="de-CH"/>
              </w:rPr>
            </w:pPr>
            <w:ins w:id="477" w:author="Remo Herren" w:date="2009-05-27T07:44:00Z">
              <w:r w:rsidRPr="00462FC5">
                <w:rPr>
                  <w:noProof/>
                  <w:sz w:val="22"/>
                  <w:szCs w:val="22"/>
                  <w:lang w:val="de-CH"/>
                </w:rPr>
                <w:t xml:space="preserve">Serienbuchung: </w:t>
              </w:r>
            </w:ins>
          </w:p>
          <w:p w14:paraId="555B22C2" w14:textId="77777777" w:rsidR="00585074" w:rsidRPr="00AA4CC9" w:rsidRDefault="00585074" w:rsidP="00935B84">
            <w:pPr>
              <w:pStyle w:val="ListParagraph"/>
              <w:numPr>
                <w:ilvl w:val="1"/>
                <w:numId w:val="48"/>
              </w:numPr>
              <w:tabs>
                <w:tab w:val="left" w:pos="5220"/>
              </w:tabs>
              <w:rPr>
                <w:ins w:id="478" w:author="Remo Herren" w:date="2009-05-27T07:44:00Z"/>
                <w:noProof/>
                <w:sz w:val="22"/>
                <w:szCs w:val="22"/>
                <w:lang w:val="de-CH"/>
              </w:rPr>
            </w:pPr>
            <w:ins w:id="479" w:author="Remo Herren" w:date="2009-05-27T07:44:00Z">
              <w:r w:rsidRPr="00462FC5">
                <w:rPr>
                  <w:noProof/>
                  <w:sz w:val="22"/>
                  <w:szCs w:val="22"/>
                  <w:lang w:val="de-CH"/>
                </w:rPr>
                <w:t>Bei Serienbuchung-Items wird beim Drag N‘ Drop immer nur das aktuell selektierte Item verschoben, nie aber die ganze Serie.</w:t>
              </w:r>
            </w:ins>
          </w:p>
          <w:p w14:paraId="555B22C3" w14:textId="77777777" w:rsidR="00585074" w:rsidRPr="00AA4CC9" w:rsidRDefault="00585074" w:rsidP="00935B84">
            <w:pPr>
              <w:pStyle w:val="ListParagraph"/>
              <w:numPr>
                <w:ilvl w:val="1"/>
                <w:numId w:val="48"/>
              </w:numPr>
              <w:tabs>
                <w:tab w:val="left" w:pos="5220"/>
              </w:tabs>
              <w:rPr>
                <w:ins w:id="480" w:author="Remo Herren" w:date="2009-05-27T07:44:00Z"/>
                <w:noProof/>
                <w:sz w:val="22"/>
                <w:szCs w:val="22"/>
                <w:lang w:val="de-CH"/>
              </w:rPr>
            </w:pPr>
            <w:ins w:id="481" w:author="Remo Herren" w:date="2009-05-27T07:44:00Z">
              <w:r w:rsidRPr="00462FC5">
                <w:rPr>
                  <w:noProof/>
                  <w:sz w:val="22"/>
                  <w:szCs w:val="22"/>
                  <w:lang w:val="de-CH"/>
                </w:rPr>
                <w:t>Beim zu verschiebenden Serienbuchungs-Item gelten die gleichen Regeln wie oben beschrieben</w:t>
              </w:r>
            </w:ins>
          </w:p>
          <w:p w14:paraId="555B22C4" w14:textId="77777777" w:rsidR="00585074" w:rsidRPr="00AA4CC9" w:rsidRDefault="00585074" w:rsidP="00935B84">
            <w:pPr>
              <w:pStyle w:val="ListParagraph"/>
              <w:numPr>
                <w:ilvl w:val="1"/>
                <w:numId w:val="48"/>
              </w:numPr>
              <w:tabs>
                <w:tab w:val="left" w:pos="5220"/>
              </w:tabs>
              <w:rPr>
                <w:ins w:id="482" w:author="Remo Herren" w:date="2009-05-27T07:44:00Z"/>
                <w:noProof/>
                <w:sz w:val="22"/>
                <w:szCs w:val="22"/>
                <w:lang w:val="de-CH"/>
              </w:rPr>
            </w:pPr>
            <w:ins w:id="483" w:author="Remo Herren" w:date="2009-05-27T07:44:00Z">
              <w:r w:rsidRPr="00462FC5">
                <w:rPr>
                  <w:noProof/>
                  <w:sz w:val="22"/>
                  <w:szCs w:val="22"/>
                  <w:lang w:val="de-CH"/>
                </w:rPr>
                <w:t>Zusätzlich wird aber in jedem Fall noch eine zusätzliche Meldung (Warnhinweis) ausgegeben:</w:t>
              </w:r>
              <w:r w:rsidRPr="00462FC5">
                <w:rPr>
                  <w:noProof/>
                  <w:sz w:val="22"/>
                  <w:szCs w:val="22"/>
                  <w:lang w:val="de-CH"/>
                </w:rPr>
                <w:br/>
              </w:r>
              <w:r w:rsidRPr="00462FC5">
                <w:rPr>
                  <w:noProof/>
                  <w:sz w:val="22"/>
                  <w:szCs w:val="22"/>
                  <w:lang w:val="de-CH"/>
                </w:rPr>
                <w:sym w:font="Wingdings" w:char="F0E0"/>
              </w:r>
              <w:r w:rsidRPr="00462FC5">
                <w:rPr>
                  <w:noProof/>
                  <w:sz w:val="22"/>
                  <w:szCs w:val="22"/>
                  <w:lang w:val="de-CH"/>
                </w:rPr>
                <w:t xml:space="preserve"> </w:t>
              </w:r>
              <w:commentRangeStart w:id="484"/>
              <w:r w:rsidRPr="00462FC5">
                <w:rPr>
                  <w:noProof/>
                  <w:sz w:val="22"/>
                  <w:szCs w:val="22"/>
                  <w:lang w:val="de-CH"/>
                </w:rPr>
                <w:t>„Es wurde nur das aktuelle Serien-Item verschoben.“</w:t>
              </w:r>
              <w:commentRangeEnd w:id="484"/>
              <w:r w:rsidRPr="00462FC5">
                <w:rPr>
                  <w:rStyle w:val="CommentReference"/>
                  <w:noProof/>
                  <w:sz w:val="22"/>
                  <w:szCs w:val="22"/>
                  <w:lang w:val="de-CH"/>
                </w:rPr>
                <w:commentReference w:id="484"/>
              </w:r>
            </w:ins>
          </w:p>
          <w:p w14:paraId="555B22C5" w14:textId="77777777" w:rsidR="00585074" w:rsidRPr="00AA4CC9" w:rsidRDefault="00585074" w:rsidP="00935B84">
            <w:pPr>
              <w:tabs>
                <w:tab w:val="left" w:pos="5220"/>
              </w:tabs>
              <w:rPr>
                <w:ins w:id="485" w:author="Remo Herren" w:date="2009-05-27T07:44:00Z"/>
                <w:noProof/>
                <w:sz w:val="22"/>
                <w:szCs w:val="22"/>
                <w:lang w:val="de-CH"/>
              </w:rPr>
            </w:pPr>
          </w:p>
        </w:tc>
      </w:tr>
      <w:tr w:rsidR="0019347C" w:rsidRPr="00935B84" w14:paraId="555B22EE" w14:textId="77777777" w:rsidTr="0019347C">
        <w:trPr>
          <w:ins w:id="486" w:author="Remo Herren" w:date="2009-04-28T17:21:00Z"/>
        </w:trPr>
        <w:tc>
          <w:tcPr>
            <w:tcW w:w="1809" w:type="dxa"/>
            <w:tcBorders>
              <w:top w:val="single" w:sz="4" w:space="0" w:color="auto"/>
              <w:left w:val="single" w:sz="4" w:space="0" w:color="auto"/>
              <w:bottom w:val="single" w:sz="4" w:space="0" w:color="auto"/>
              <w:right w:val="single" w:sz="4" w:space="0" w:color="auto"/>
            </w:tcBorders>
          </w:tcPr>
          <w:p w14:paraId="555B22C7" w14:textId="77777777" w:rsidR="0019347C" w:rsidRPr="00AA4CC9" w:rsidRDefault="00585074" w:rsidP="00935B84">
            <w:pPr>
              <w:tabs>
                <w:tab w:val="left" w:pos="5220"/>
              </w:tabs>
              <w:spacing w:after="40"/>
              <w:rPr>
                <w:ins w:id="487" w:author="Remo Herren" w:date="2009-04-28T17:21:00Z"/>
                <w:rFonts w:ascii="Segoe UI" w:hAnsi="Segoe UI" w:cs="Segoe UI"/>
                <w:b/>
                <w:noProof/>
                <w:sz w:val="18"/>
                <w:lang w:val="de-CH"/>
                <w:rPrChange w:id="488" w:author="Remo Herren" w:date="2009-04-28T17:24:00Z">
                  <w:rPr>
                    <w:ins w:id="489" w:author="Remo Herren" w:date="2009-04-28T17:21:00Z"/>
                    <w:rFonts w:ascii="Segoe UI" w:hAnsi="Segoe UI" w:cs="Segoe UI"/>
                    <w:b/>
                    <w:sz w:val="18"/>
                  </w:rPr>
                </w:rPrChange>
              </w:rPr>
            </w:pPr>
            <w:ins w:id="490" w:author="Remo Herren" w:date="2009-05-27T07:45:00Z">
              <w:r>
                <w:rPr>
                  <w:rFonts w:ascii="Segoe UI" w:hAnsi="Segoe UI" w:cs="Segoe UI"/>
                  <w:b/>
                  <w:noProof/>
                  <w:sz w:val="18"/>
                  <w:lang w:val="de-CH"/>
                </w:rPr>
                <w:lastRenderedPageBreak/>
                <w:t>Verkürzen / Verlängern einer Reservation im Kalender (mit der Maus)</w:t>
              </w:r>
            </w:ins>
          </w:p>
        </w:tc>
        <w:tc>
          <w:tcPr>
            <w:tcW w:w="7513" w:type="dxa"/>
            <w:tcBorders>
              <w:top w:val="single" w:sz="4" w:space="0" w:color="auto"/>
              <w:left w:val="single" w:sz="4" w:space="0" w:color="auto"/>
              <w:bottom w:val="single" w:sz="4" w:space="0" w:color="auto"/>
              <w:right w:val="single" w:sz="4" w:space="0" w:color="auto"/>
            </w:tcBorders>
          </w:tcPr>
          <w:p w14:paraId="555B22C8" w14:textId="77777777" w:rsidR="0019347C" w:rsidRPr="00AA4CC9" w:rsidRDefault="00585074" w:rsidP="00935B84">
            <w:pPr>
              <w:tabs>
                <w:tab w:val="left" w:pos="5220"/>
              </w:tabs>
              <w:rPr>
                <w:ins w:id="491" w:author="Remo Herren" w:date="2009-04-28T17:21:00Z"/>
                <w:noProof/>
                <w:sz w:val="22"/>
                <w:szCs w:val="22"/>
                <w:lang w:val="de-CH"/>
                <w:rPrChange w:id="492" w:author="Remo Herren" w:date="2009-04-28T17:24:00Z">
                  <w:rPr>
                    <w:ins w:id="493" w:author="Remo Herren" w:date="2009-04-28T17:21:00Z"/>
                    <w:sz w:val="22"/>
                    <w:szCs w:val="22"/>
                  </w:rPr>
                </w:rPrChange>
              </w:rPr>
            </w:pPr>
            <w:ins w:id="494" w:author="Remo Herren" w:date="2009-05-27T07:46:00Z">
              <w:r>
                <w:rPr>
                  <w:noProof/>
                  <w:sz w:val="22"/>
                  <w:szCs w:val="22"/>
                  <w:lang w:val="de-CH"/>
                </w:rPr>
                <w:t>Eine Verkürz</w:t>
              </w:r>
            </w:ins>
            <w:ins w:id="495" w:author="Remo Herren" w:date="2009-05-27T07:48:00Z">
              <w:r>
                <w:rPr>
                  <w:noProof/>
                  <w:sz w:val="22"/>
                  <w:szCs w:val="22"/>
                  <w:lang w:val="de-CH"/>
                </w:rPr>
                <w:t>ung</w:t>
              </w:r>
            </w:ins>
            <w:ins w:id="496" w:author="Remo Herren" w:date="2009-05-27T07:46:00Z">
              <w:r>
                <w:rPr>
                  <w:noProof/>
                  <w:sz w:val="22"/>
                  <w:szCs w:val="22"/>
                  <w:lang w:val="de-CH"/>
                </w:rPr>
                <w:t>/Verlänger</w:t>
              </w:r>
            </w:ins>
            <w:ins w:id="497" w:author="Remo Herren" w:date="2009-05-27T07:48:00Z">
              <w:r>
                <w:rPr>
                  <w:noProof/>
                  <w:sz w:val="22"/>
                  <w:szCs w:val="22"/>
                  <w:lang w:val="de-CH"/>
                </w:rPr>
                <w:t xml:space="preserve">ung </w:t>
              </w:r>
            </w:ins>
            <w:ins w:id="498" w:author="Remo Herren" w:date="2009-05-27T07:46:00Z">
              <w:r>
                <w:rPr>
                  <w:noProof/>
                  <w:sz w:val="22"/>
                  <w:szCs w:val="22"/>
                  <w:lang w:val="de-CH"/>
                </w:rPr>
                <w:t>einer Reservation im Kalender mittels Maus, ist grundsätzlich nichts anderes als eine Verkürzen/Verlängern durch die Eingabe der Zeit (z.B. im Detail).</w:t>
              </w:r>
            </w:ins>
            <w:ins w:id="499" w:author="Remo Herren" w:date="2009-04-28T17:21:00Z">
              <w:r w:rsidR="00462FC5" w:rsidRPr="00462FC5">
                <w:rPr>
                  <w:noProof/>
                  <w:sz w:val="22"/>
                  <w:szCs w:val="22"/>
                  <w:lang w:val="de-CH"/>
                  <w:rPrChange w:id="500" w:author="Remo Herren" w:date="2009-04-28T17:24:00Z">
                    <w:rPr>
                      <w:sz w:val="22"/>
                      <w:szCs w:val="22"/>
                    </w:rPr>
                  </w:rPrChange>
                </w:rPr>
                <w:t xml:space="preserve"> Info: eine Verschiebung einer Reservation löst wie jede andere Verschiebung (sofern im Profil des jeweiligen Benutzers eingestellt) eine Notifikation aus.</w:t>
              </w:r>
            </w:ins>
          </w:p>
          <w:p w14:paraId="555B22C9" w14:textId="77777777" w:rsidR="0019347C" w:rsidRPr="00AA4CC9" w:rsidRDefault="00585074" w:rsidP="00935B84">
            <w:pPr>
              <w:tabs>
                <w:tab w:val="left" w:pos="5220"/>
              </w:tabs>
              <w:rPr>
                <w:ins w:id="501" w:author="Remo Herren" w:date="2009-04-28T17:21:00Z"/>
                <w:noProof/>
                <w:sz w:val="22"/>
                <w:szCs w:val="22"/>
                <w:lang w:val="de-CH"/>
                <w:rPrChange w:id="502" w:author="Remo Herren" w:date="2009-04-28T17:24:00Z">
                  <w:rPr>
                    <w:ins w:id="503" w:author="Remo Herren" w:date="2009-04-28T17:21:00Z"/>
                    <w:sz w:val="22"/>
                    <w:szCs w:val="22"/>
                  </w:rPr>
                </w:rPrChange>
              </w:rPr>
            </w:pPr>
            <w:ins w:id="504" w:author="Remo Herren" w:date="2009-04-28T17:21:00Z">
              <w:r>
                <w:rPr>
                  <w:noProof/>
                  <w:sz w:val="22"/>
                  <w:szCs w:val="22"/>
                  <w:lang w:val="de-CH"/>
                </w:rPr>
                <w:t>Ein</w:t>
              </w:r>
            </w:ins>
            <w:ins w:id="505" w:author="Remo Herren" w:date="2009-05-27T07:48:00Z">
              <w:r>
                <w:rPr>
                  <w:noProof/>
                  <w:sz w:val="22"/>
                  <w:szCs w:val="22"/>
                  <w:lang w:val="de-CH"/>
                </w:rPr>
                <w:t xml:space="preserve">e Verkürzung/Verlängerung </w:t>
              </w:r>
            </w:ins>
            <w:ins w:id="506" w:author="Remo Herren" w:date="2009-04-28T17:21:00Z">
              <w:r w:rsidR="00462FC5" w:rsidRPr="00462FC5">
                <w:rPr>
                  <w:noProof/>
                  <w:sz w:val="22"/>
                  <w:szCs w:val="22"/>
                  <w:lang w:val="de-CH"/>
                  <w:rPrChange w:id="507" w:author="Remo Herren" w:date="2009-04-28T17:24:00Z">
                    <w:rPr>
                      <w:sz w:val="22"/>
                      <w:szCs w:val="22"/>
                    </w:rPr>
                  </w:rPrChange>
                </w:rPr>
                <w:t xml:space="preserve">erfolgt wenn möglich immer nach einem optimistischen Ansatz, d.h.: </w:t>
              </w:r>
            </w:ins>
          </w:p>
          <w:p w14:paraId="555B22CA" w14:textId="77777777" w:rsidR="0019347C" w:rsidRPr="00AA4CC9" w:rsidRDefault="00462FC5" w:rsidP="0019347C">
            <w:pPr>
              <w:pStyle w:val="ListParagraph"/>
              <w:numPr>
                <w:ilvl w:val="0"/>
                <w:numId w:val="48"/>
              </w:numPr>
              <w:tabs>
                <w:tab w:val="left" w:pos="5220"/>
              </w:tabs>
              <w:rPr>
                <w:ins w:id="508" w:author="Remo Herren" w:date="2009-04-28T17:21:00Z"/>
                <w:noProof/>
                <w:sz w:val="22"/>
                <w:szCs w:val="22"/>
                <w:lang w:val="de-CH"/>
                <w:rPrChange w:id="509" w:author="Remo Herren" w:date="2009-04-28T17:24:00Z">
                  <w:rPr>
                    <w:ins w:id="510" w:author="Remo Herren" w:date="2009-04-28T17:21:00Z"/>
                    <w:sz w:val="22"/>
                    <w:szCs w:val="22"/>
                  </w:rPr>
                </w:rPrChange>
              </w:rPr>
            </w:pPr>
            <w:ins w:id="511" w:author="Remo Herren" w:date="2009-04-28T17:21:00Z">
              <w:r w:rsidRPr="00462FC5">
                <w:rPr>
                  <w:noProof/>
                  <w:sz w:val="22"/>
                  <w:szCs w:val="22"/>
                  <w:lang w:val="de-CH"/>
                  <w:rPrChange w:id="512" w:author="Remo Herren" w:date="2009-04-28T17:24:00Z">
                    <w:rPr>
                      <w:sz w:val="22"/>
                      <w:szCs w:val="22"/>
                    </w:rPr>
                  </w:rPrChange>
                </w:rPr>
                <w:t xml:space="preserve">Eine </w:t>
              </w:r>
            </w:ins>
            <w:ins w:id="513" w:author="Remo Herren" w:date="2009-05-27T07:49:00Z">
              <w:r w:rsidR="00585074">
                <w:rPr>
                  <w:noProof/>
                  <w:sz w:val="22"/>
                  <w:szCs w:val="22"/>
                  <w:lang w:val="de-CH"/>
                </w:rPr>
                <w:t>Verlängerung</w:t>
              </w:r>
            </w:ins>
            <w:ins w:id="514" w:author="Remo Herren" w:date="2009-04-28T17:21:00Z">
              <w:r w:rsidRPr="00462FC5">
                <w:rPr>
                  <w:noProof/>
                  <w:sz w:val="22"/>
                  <w:szCs w:val="22"/>
                  <w:lang w:val="de-CH"/>
                  <w:rPrChange w:id="515" w:author="Remo Herren" w:date="2009-04-28T17:24:00Z">
                    <w:rPr>
                      <w:sz w:val="22"/>
                      <w:szCs w:val="22"/>
                    </w:rPr>
                  </w:rPrChange>
                </w:rPr>
                <w:t xml:space="preserve"> </w:t>
              </w:r>
            </w:ins>
            <w:ins w:id="516" w:author="Remo Herren" w:date="2009-05-27T07:53:00Z">
              <w:r w:rsidR="00223B13">
                <w:rPr>
                  <w:noProof/>
                  <w:sz w:val="22"/>
                  <w:szCs w:val="22"/>
                  <w:lang w:val="de-CH"/>
                </w:rPr>
                <w:t xml:space="preserve">(nach </w:t>
              </w:r>
            </w:ins>
            <w:ins w:id="517" w:author="Remo Herren" w:date="2009-05-27T07:57:00Z">
              <w:r w:rsidR="00223B13">
                <w:rPr>
                  <w:noProof/>
                  <w:sz w:val="22"/>
                  <w:szCs w:val="22"/>
                  <w:lang w:val="de-CH"/>
                </w:rPr>
                <w:t>rechts</w:t>
              </w:r>
            </w:ins>
            <w:ins w:id="518" w:author="Remo Herren" w:date="2009-05-27T07:53:00Z">
              <w:r w:rsidR="00223B13">
                <w:rPr>
                  <w:noProof/>
                  <w:sz w:val="22"/>
                  <w:szCs w:val="22"/>
                  <w:lang w:val="de-CH"/>
                </w:rPr>
                <w:t xml:space="preserve">/in die Zukunft) </w:t>
              </w:r>
            </w:ins>
            <w:ins w:id="519" w:author="Remo Herren" w:date="2009-04-28T17:21:00Z">
              <w:r w:rsidRPr="00462FC5">
                <w:rPr>
                  <w:noProof/>
                  <w:sz w:val="22"/>
                  <w:szCs w:val="22"/>
                  <w:lang w:val="de-CH"/>
                  <w:rPrChange w:id="520" w:author="Remo Herren" w:date="2009-04-28T17:24:00Z">
                    <w:rPr>
                      <w:sz w:val="22"/>
                      <w:szCs w:val="22"/>
                    </w:rPr>
                  </w:rPrChange>
                </w:rPr>
                <w:t xml:space="preserve">ist nicht möglich, wenn in den Kalenderansichten, der </w:t>
              </w:r>
            </w:ins>
            <w:ins w:id="521" w:author="Remo Herren" w:date="2009-05-27T07:50:00Z">
              <w:r w:rsidR="00585074">
                <w:rPr>
                  <w:noProof/>
                  <w:sz w:val="22"/>
                  <w:szCs w:val="22"/>
                  <w:lang w:val="de-CH"/>
                </w:rPr>
                <w:t>Raum</w:t>
              </w:r>
            </w:ins>
            <w:ins w:id="522" w:author="Remo Herren" w:date="2009-04-28T17:21:00Z">
              <w:r w:rsidRPr="00462FC5">
                <w:rPr>
                  <w:noProof/>
                  <w:sz w:val="22"/>
                  <w:szCs w:val="22"/>
                  <w:lang w:val="de-CH"/>
                  <w:rPrChange w:id="523" w:author="Remo Herren" w:date="2009-04-28T17:24:00Z">
                    <w:rPr>
                      <w:sz w:val="22"/>
                      <w:szCs w:val="22"/>
                    </w:rPr>
                  </w:rPrChange>
                </w:rPr>
                <w:t xml:space="preserve"> zum gewünschten Zeitraum/Zeitpunkt aufgrund folgender Punkte nicht buchbar ist:</w:t>
              </w:r>
            </w:ins>
          </w:p>
          <w:p w14:paraId="555B22CB" w14:textId="77777777" w:rsidR="0019347C" w:rsidRPr="00AA4CC9" w:rsidRDefault="00462FC5" w:rsidP="0019347C">
            <w:pPr>
              <w:pStyle w:val="ListParagraph"/>
              <w:numPr>
                <w:ilvl w:val="1"/>
                <w:numId w:val="48"/>
              </w:numPr>
              <w:tabs>
                <w:tab w:val="left" w:pos="5220"/>
              </w:tabs>
              <w:rPr>
                <w:ins w:id="524" w:author="Remo Herren" w:date="2009-04-28T17:21:00Z"/>
                <w:noProof/>
                <w:sz w:val="22"/>
                <w:szCs w:val="22"/>
                <w:lang w:val="de-CH"/>
                <w:rPrChange w:id="525" w:author="Remo Herren" w:date="2009-04-28T17:24:00Z">
                  <w:rPr>
                    <w:ins w:id="526" w:author="Remo Herren" w:date="2009-04-28T17:21:00Z"/>
                    <w:sz w:val="22"/>
                    <w:szCs w:val="22"/>
                  </w:rPr>
                </w:rPrChange>
              </w:rPr>
            </w:pPr>
            <w:ins w:id="527" w:author="Remo Herren" w:date="2009-04-28T17:21:00Z">
              <w:r w:rsidRPr="00462FC5">
                <w:rPr>
                  <w:noProof/>
                  <w:sz w:val="22"/>
                  <w:szCs w:val="22"/>
                  <w:lang w:val="de-CH"/>
                  <w:rPrChange w:id="528" w:author="Remo Herren" w:date="2009-04-28T17:24:00Z">
                    <w:rPr>
                      <w:sz w:val="22"/>
                      <w:szCs w:val="22"/>
                    </w:rPr>
                  </w:rPrChange>
                </w:rPr>
                <w:t xml:space="preserve">Der </w:t>
              </w:r>
            </w:ins>
            <w:ins w:id="529" w:author="Remo Herren" w:date="2009-05-27T07:55:00Z">
              <w:r w:rsidR="00223B13">
                <w:rPr>
                  <w:noProof/>
                  <w:sz w:val="22"/>
                  <w:szCs w:val="22"/>
                  <w:lang w:val="de-CH"/>
                </w:rPr>
                <w:t>Raum</w:t>
              </w:r>
            </w:ins>
            <w:ins w:id="530" w:author="Remo Herren" w:date="2009-04-28T17:21:00Z">
              <w:r w:rsidRPr="00462FC5">
                <w:rPr>
                  <w:noProof/>
                  <w:sz w:val="22"/>
                  <w:szCs w:val="22"/>
                  <w:lang w:val="de-CH"/>
                  <w:rPrChange w:id="531" w:author="Remo Herren" w:date="2009-04-28T17:24:00Z">
                    <w:rPr>
                      <w:sz w:val="22"/>
                      <w:szCs w:val="22"/>
                    </w:rPr>
                  </w:rPrChange>
                </w:rPr>
                <w:t xml:space="preserve"> ist zu diesem Zeitpunkt besetzt/reserviert</w:t>
              </w:r>
            </w:ins>
          </w:p>
          <w:p w14:paraId="555B22CC" w14:textId="77777777" w:rsidR="0019347C" w:rsidRPr="00AA4CC9" w:rsidRDefault="00462FC5" w:rsidP="0019347C">
            <w:pPr>
              <w:pStyle w:val="ListParagraph"/>
              <w:numPr>
                <w:ilvl w:val="1"/>
                <w:numId w:val="48"/>
              </w:numPr>
              <w:tabs>
                <w:tab w:val="left" w:pos="5220"/>
              </w:tabs>
              <w:rPr>
                <w:ins w:id="532" w:author="Remo Herren" w:date="2009-04-28T17:21:00Z"/>
                <w:noProof/>
                <w:sz w:val="22"/>
                <w:szCs w:val="22"/>
                <w:lang w:val="de-CH"/>
                <w:rPrChange w:id="533" w:author="Remo Herren" w:date="2009-04-28T17:24:00Z">
                  <w:rPr>
                    <w:ins w:id="534" w:author="Remo Herren" w:date="2009-04-28T17:21:00Z"/>
                    <w:sz w:val="22"/>
                    <w:szCs w:val="22"/>
                  </w:rPr>
                </w:rPrChange>
              </w:rPr>
            </w:pPr>
            <w:ins w:id="535" w:author="Remo Herren" w:date="2009-04-28T17:21:00Z">
              <w:r w:rsidRPr="00462FC5">
                <w:rPr>
                  <w:noProof/>
                  <w:sz w:val="22"/>
                  <w:szCs w:val="22"/>
                  <w:lang w:val="de-CH"/>
                  <w:rPrChange w:id="536" w:author="Remo Herren" w:date="2009-04-28T17:24:00Z">
                    <w:rPr>
                      <w:sz w:val="22"/>
                      <w:szCs w:val="22"/>
                    </w:rPr>
                  </w:rPrChange>
                </w:rPr>
                <w:t xml:space="preserve">Der </w:t>
              </w:r>
            </w:ins>
            <w:ins w:id="537" w:author="Remo Herren" w:date="2009-05-27T07:55:00Z">
              <w:r w:rsidR="00223B13">
                <w:rPr>
                  <w:noProof/>
                  <w:sz w:val="22"/>
                  <w:szCs w:val="22"/>
                  <w:lang w:val="de-CH"/>
                </w:rPr>
                <w:t>Raum</w:t>
              </w:r>
              <w:r w:rsidR="00223B13" w:rsidRPr="00462FC5">
                <w:rPr>
                  <w:noProof/>
                  <w:sz w:val="22"/>
                  <w:szCs w:val="22"/>
                  <w:lang w:val="de-CH"/>
                </w:rPr>
                <w:t xml:space="preserve"> </w:t>
              </w:r>
            </w:ins>
            <w:ins w:id="538" w:author="Remo Herren" w:date="2009-04-28T17:21:00Z">
              <w:r w:rsidRPr="00462FC5">
                <w:rPr>
                  <w:noProof/>
                  <w:sz w:val="22"/>
                  <w:szCs w:val="22"/>
                  <w:lang w:val="de-CH"/>
                  <w:rPrChange w:id="539" w:author="Remo Herren" w:date="2009-04-28T17:24:00Z">
                    <w:rPr>
                      <w:sz w:val="22"/>
                      <w:szCs w:val="22"/>
                    </w:rPr>
                  </w:rPrChange>
                </w:rPr>
                <w:t>ist zu diesem Zeitpunkt gesperrt (Sperrzeiten)</w:t>
              </w:r>
            </w:ins>
          </w:p>
          <w:p w14:paraId="555B22CD" w14:textId="77777777" w:rsidR="00223B13" w:rsidRDefault="00223B13" w:rsidP="00223B13">
            <w:pPr>
              <w:pStyle w:val="ListParagraph"/>
              <w:numPr>
                <w:ilvl w:val="0"/>
                <w:numId w:val="48"/>
              </w:numPr>
              <w:tabs>
                <w:tab w:val="left" w:pos="5220"/>
              </w:tabs>
              <w:rPr>
                <w:ins w:id="540" w:author="Remo Herren" w:date="2009-05-27T07:57:00Z"/>
                <w:noProof/>
                <w:sz w:val="22"/>
                <w:szCs w:val="22"/>
                <w:lang w:val="de-CH"/>
              </w:rPr>
            </w:pPr>
            <w:ins w:id="541" w:author="Remo Herren" w:date="2009-05-27T07:55:00Z">
              <w:r w:rsidRPr="00462FC5">
                <w:rPr>
                  <w:noProof/>
                  <w:sz w:val="22"/>
                  <w:szCs w:val="22"/>
                  <w:lang w:val="de-CH"/>
                </w:rPr>
                <w:t xml:space="preserve">Eine </w:t>
              </w:r>
              <w:r>
                <w:rPr>
                  <w:noProof/>
                  <w:sz w:val="22"/>
                  <w:szCs w:val="22"/>
                  <w:lang w:val="de-CH"/>
                </w:rPr>
                <w:t>Verlängerung</w:t>
              </w:r>
              <w:r w:rsidRPr="00462FC5">
                <w:rPr>
                  <w:noProof/>
                  <w:sz w:val="22"/>
                  <w:szCs w:val="22"/>
                  <w:lang w:val="de-CH"/>
                </w:rPr>
                <w:t xml:space="preserve"> </w:t>
              </w:r>
              <w:r>
                <w:rPr>
                  <w:noProof/>
                  <w:sz w:val="22"/>
                  <w:szCs w:val="22"/>
                  <w:lang w:val="de-CH"/>
                </w:rPr>
                <w:t xml:space="preserve">(nach </w:t>
              </w:r>
            </w:ins>
            <w:ins w:id="542" w:author="Remo Herren" w:date="2009-05-27T07:56:00Z">
              <w:r>
                <w:rPr>
                  <w:noProof/>
                  <w:sz w:val="22"/>
                  <w:szCs w:val="22"/>
                  <w:lang w:val="de-CH"/>
                </w:rPr>
                <w:t>links</w:t>
              </w:r>
            </w:ins>
            <w:ins w:id="543" w:author="Remo Herren" w:date="2009-05-27T07:55:00Z">
              <w:r>
                <w:rPr>
                  <w:noProof/>
                  <w:sz w:val="22"/>
                  <w:szCs w:val="22"/>
                  <w:lang w:val="de-CH"/>
                </w:rPr>
                <w:t>/</w:t>
              </w:r>
            </w:ins>
            <w:ins w:id="544" w:author="Remo Herren" w:date="2009-05-27T07:56:00Z">
              <w:r>
                <w:rPr>
                  <w:noProof/>
                  <w:sz w:val="22"/>
                  <w:szCs w:val="22"/>
                  <w:lang w:val="de-CH"/>
                </w:rPr>
                <w:t>Richtung Vergangenheit</w:t>
              </w:r>
            </w:ins>
            <w:ins w:id="545" w:author="Remo Herren" w:date="2009-05-27T07:55:00Z">
              <w:r>
                <w:rPr>
                  <w:noProof/>
                  <w:sz w:val="22"/>
                  <w:szCs w:val="22"/>
                  <w:lang w:val="de-CH"/>
                </w:rPr>
                <w:t xml:space="preserve">) </w:t>
              </w:r>
              <w:r w:rsidRPr="00462FC5">
                <w:rPr>
                  <w:noProof/>
                  <w:sz w:val="22"/>
                  <w:szCs w:val="22"/>
                  <w:lang w:val="de-CH"/>
                </w:rPr>
                <w:t xml:space="preserve">ist nicht </w:t>
              </w:r>
              <w:r w:rsidRPr="00462FC5">
                <w:rPr>
                  <w:noProof/>
                  <w:sz w:val="22"/>
                  <w:szCs w:val="22"/>
                  <w:lang w:val="de-CH"/>
                </w:rPr>
                <w:lastRenderedPageBreak/>
                <w:t xml:space="preserve">möglich, wenn in den Kalenderansichten, der </w:t>
              </w:r>
              <w:r>
                <w:rPr>
                  <w:noProof/>
                  <w:sz w:val="22"/>
                  <w:szCs w:val="22"/>
                  <w:lang w:val="de-CH"/>
                </w:rPr>
                <w:t>Raum</w:t>
              </w:r>
              <w:r w:rsidRPr="00462FC5">
                <w:rPr>
                  <w:noProof/>
                  <w:sz w:val="22"/>
                  <w:szCs w:val="22"/>
                  <w:lang w:val="de-CH"/>
                </w:rPr>
                <w:t xml:space="preserve"> zum gewünschten Zeitraum/Zeitpunkt aufgrund folgender Punkte nicht buchbar ist:</w:t>
              </w:r>
            </w:ins>
          </w:p>
          <w:p w14:paraId="555B22CE" w14:textId="77777777" w:rsidR="00223B13" w:rsidRPr="00AA4CC9" w:rsidRDefault="00223B13" w:rsidP="00223B13">
            <w:pPr>
              <w:pStyle w:val="ListParagraph"/>
              <w:numPr>
                <w:ilvl w:val="1"/>
                <w:numId w:val="48"/>
              </w:numPr>
              <w:tabs>
                <w:tab w:val="left" w:pos="5220"/>
              </w:tabs>
              <w:rPr>
                <w:ins w:id="546" w:author="Remo Herren" w:date="2009-05-27T07:57:00Z"/>
                <w:noProof/>
                <w:sz w:val="22"/>
                <w:szCs w:val="22"/>
                <w:lang w:val="de-CH"/>
              </w:rPr>
            </w:pPr>
            <w:ins w:id="547" w:author="Remo Herren" w:date="2009-05-27T07:57:00Z">
              <w:r w:rsidRPr="00462FC5">
                <w:rPr>
                  <w:noProof/>
                  <w:sz w:val="22"/>
                  <w:szCs w:val="22"/>
                  <w:lang w:val="de-CH"/>
                </w:rPr>
                <w:t xml:space="preserve">Der </w:t>
              </w:r>
            </w:ins>
            <w:ins w:id="548" w:author="Remo Herren" w:date="2009-05-27T07:58:00Z">
              <w:r>
                <w:rPr>
                  <w:noProof/>
                  <w:sz w:val="22"/>
                  <w:szCs w:val="22"/>
                  <w:lang w:val="de-CH"/>
                </w:rPr>
                <w:t>Raum</w:t>
              </w:r>
            </w:ins>
            <w:ins w:id="549" w:author="Remo Herren" w:date="2009-05-27T07:57:00Z">
              <w:r w:rsidRPr="00462FC5">
                <w:rPr>
                  <w:noProof/>
                  <w:sz w:val="22"/>
                  <w:szCs w:val="22"/>
                  <w:lang w:val="de-CH"/>
                </w:rPr>
                <w:t xml:space="preserve"> ist zu diesem Zeitpunkt besetzt/reserviert</w:t>
              </w:r>
            </w:ins>
          </w:p>
          <w:p w14:paraId="555B22CF" w14:textId="77777777" w:rsidR="00223B13" w:rsidRPr="00AA4CC9" w:rsidRDefault="00223B13" w:rsidP="00223B13">
            <w:pPr>
              <w:pStyle w:val="ListParagraph"/>
              <w:numPr>
                <w:ilvl w:val="1"/>
                <w:numId w:val="48"/>
              </w:numPr>
              <w:tabs>
                <w:tab w:val="left" w:pos="5220"/>
              </w:tabs>
              <w:rPr>
                <w:ins w:id="550" w:author="Remo Herren" w:date="2009-05-27T07:57:00Z"/>
                <w:noProof/>
                <w:sz w:val="22"/>
                <w:szCs w:val="22"/>
                <w:lang w:val="de-CH"/>
              </w:rPr>
            </w:pPr>
            <w:ins w:id="551" w:author="Remo Herren" w:date="2009-05-27T07:57:00Z">
              <w:r w:rsidRPr="00462FC5">
                <w:rPr>
                  <w:noProof/>
                  <w:sz w:val="22"/>
                  <w:szCs w:val="22"/>
                  <w:lang w:val="de-CH"/>
                </w:rPr>
                <w:t xml:space="preserve">Der </w:t>
              </w:r>
            </w:ins>
            <w:ins w:id="552" w:author="Remo Herren" w:date="2009-05-27T07:58:00Z">
              <w:r>
                <w:rPr>
                  <w:noProof/>
                  <w:sz w:val="22"/>
                  <w:szCs w:val="22"/>
                  <w:lang w:val="de-CH"/>
                </w:rPr>
                <w:t>Raum</w:t>
              </w:r>
            </w:ins>
            <w:ins w:id="553" w:author="Remo Herren" w:date="2009-05-27T07:57:00Z">
              <w:r w:rsidRPr="00462FC5">
                <w:rPr>
                  <w:noProof/>
                  <w:sz w:val="22"/>
                  <w:szCs w:val="22"/>
                  <w:lang w:val="de-CH"/>
                </w:rPr>
                <w:t xml:space="preserve"> ist zu diesem Zeitpunkt gesperrt (Sperrzeiten)</w:t>
              </w:r>
            </w:ins>
          </w:p>
          <w:p w14:paraId="555B22D0" w14:textId="77777777" w:rsidR="00223B13" w:rsidRPr="00AA4CC9" w:rsidRDefault="00223B13" w:rsidP="00223B13">
            <w:pPr>
              <w:pStyle w:val="ListParagraph"/>
              <w:numPr>
                <w:ilvl w:val="1"/>
                <w:numId w:val="48"/>
              </w:numPr>
              <w:tabs>
                <w:tab w:val="left" w:pos="5220"/>
              </w:tabs>
              <w:rPr>
                <w:ins w:id="554" w:author="Remo Herren" w:date="2009-05-27T07:57:00Z"/>
                <w:noProof/>
                <w:sz w:val="22"/>
                <w:szCs w:val="22"/>
                <w:lang w:val="de-CH"/>
              </w:rPr>
            </w:pPr>
            <w:ins w:id="555" w:author="Remo Herren" w:date="2009-05-27T07:57:00Z">
              <w:r>
                <w:rPr>
                  <w:noProof/>
                  <w:sz w:val="22"/>
                  <w:szCs w:val="22"/>
                  <w:lang w:val="de-CH"/>
                </w:rPr>
                <w:t>D</w:t>
              </w:r>
            </w:ins>
            <w:ins w:id="556" w:author="Remo Herren" w:date="2009-05-27T07:58:00Z">
              <w:r>
                <w:rPr>
                  <w:noProof/>
                  <w:sz w:val="22"/>
                  <w:szCs w:val="22"/>
                  <w:lang w:val="de-CH"/>
                </w:rPr>
                <w:t>a</w:t>
              </w:r>
            </w:ins>
            <w:ins w:id="557" w:author="Remo Herren" w:date="2009-05-27T07:57:00Z">
              <w:r>
                <w:rPr>
                  <w:noProof/>
                  <w:sz w:val="22"/>
                  <w:szCs w:val="22"/>
                  <w:lang w:val="de-CH"/>
                </w:rPr>
                <w:t xml:space="preserve">s Übertragen der Bestellung </w:t>
              </w:r>
            </w:ins>
            <w:ins w:id="558" w:author="Remo Herren" w:date="2009-05-27T07:59:00Z">
              <w:r>
                <w:rPr>
                  <w:noProof/>
                  <w:sz w:val="22"/>
                  <w:szCs w:val="22"/>
                  <w:lang w:val="de-CH"/>
                </w:rPr>
                <w:t>ist</w:t>
              </w:r>
            </w:ins>
            <w:ins w:id="559" w:author="Remo Herren" w:date="2009-05-27T07:57:00Z">
              <w:r w:rsidRPr="00462FC5">
                <w:rPr>
                  <w:noProof/>
                  <w:sz w:val="22"/>
                  <w:szCs w:val="22"/>
                  <w:lang w:val="de-CH"/>
                </w:rPr>
                <w:t xml:space="preserve"> zu kurzfristig </w:t>
              </w:r>
              <w:commentRangeStart w:id="560"/>
              <w:r w:rsidRPr="00462FC5">
                <w:rPr>
                  <w:noProof/>
                  <w:sz w:val="22"/>
                  <w:szCs w:val="22"/>
                  <w:lang w:val="de-CH"/>
                </w:rPr>
                <w:t>(</w:t>
              </w:r>
              <w:r>
                <w:rPr>
                  <w:noProof/>
                  <w:sz w:val="22"/>
                  <w:szCs w:val="22"/>
                  <w:lang w:val="de-CH"/>
                </w:rPr>
                <w:t xml:space="preserve">d.h. der Dienstleister </w:t>
              </w:r>
              <w:r w:rsidRPr="00462FC5">
                <w:rPr>
                  <w:noProof/>
                  <w:sz w:val="22"/>
                  <w:szCs w:val="22"/>
                  <w:lang w:val="de-CH"/>
                </w:rPr>
                <w:t>hat bereits eine Bestell-Notifikation erhalten hat – Notifikation in Tage, die Vorlaufzeit ist bereits am laufen , (die Arbeitszeit der Angebotszone des Dienstleisters muss mit eingerechnet werden)</w:t>
              </w:r>
              <w:commentRangeEnd w:id="560"/>
              <w:r w:rsidRPr="00462FC5">
                <w:rPr>
                  <w:rStyle w:val="CommentReference"/>
                  <w:noProof/>
                  <w:sz w:val="22"/>
                  <w:szCs w:val="22"/>
                  <w:lang w:val="de-CH"/>
                </w:rPr>
                <w:commentReference w:id="560"/>
              </w:r>
            </w:ins>
          </w:p>
          <w:p w14:paraId="555B22D1" w14:textId="77777777" w:rsidR="00223B13" w:rsidRPr="00AA4CC9" w:rsidRDefault="00223B13" w:rsidP="00223B13">
            <w:pPr>
              <w:pStyle w:val="ListParagraph"/>
              <w:numPr>
                <w:ilvl w:val="0"/>
                <w:numId w:val="48"/>
              </w:numPr>
              <w:tabs>
                <w:tab w:val="left" w:pos="5220"/>
              </w:tabs>
              <w:rPr>
                <w:ins w:id="561" w:author="Remo Herren" w:date="2009-05-27T07:55:00Z"/>
                <w:noProof/>
                <w:sz w:val="22"/>
                <w:szCs w:val="22"/>
                <w:lang w:val="de-CH"/>
              </w:rPr>
            </w:pPr>
            <w:ins w:id="562" w:author="Remo Herren" w:date="2009-05-27T07:55:00Z">
              <w:r w:rsidRPr="00462FC5">
                <w:rPr>
                  <w:noProof/>
                  <w:sz w:val="22"/>
                  <w:szCs w:val="22"/>
                  <w:lang w:val="de-CH"/>
                </w:rPr>
                <w:t xml:space="preserve">Eine </w:t>
              </w:r>
              <w:r>
                <w:rPr>
                  <w:noProof/>
                  <w:sz w:val="22"/>
                  <w:szCs w:val="22"/>
                  <w:lang w:val="de-CH"/>
                </w:rPr>
                <w:t>Verkürzung ist nicht</w:t>
              </w:r>
              <w:r w:rsidRPr="00462FC5">
                <w:rPr>
                  <w:noProof/>
                  <w:sz w:val="22"/>
                  <w:szCs w:val="22"/>
                  <w:lang w:val="de-CH"/>
                </w:rPr>
                <w:t xml:space="preserve"> möglich, wenn in den Kalenderansichten, der </w:t>
              </w:r>
              <w:r>
                <w:rPr>
                  <w:noProof/>
                  <w:sz w:val="22"/>
                  <w:szCs w:val="22"/>
                  <w:lang w:val="de-CH"/>
                </w:rPr>
                <w:t>Raum</w:t>
              </w:r>
              <w:r w:rsidRPr="00462FC5">
                <w:rPr>
                  <w:noProof/>
                  <w:sz w:val="22"/>
                  <w:szCs w:val="22"/>
                  <w:lang w:val="de-CH"/>
                </w:rPr>
                <w:t xml:space="preserve"> zum gewünschten Zeitraum/Zeitpunkt aufgrund folgender Punkte nicht buchbar ist:</w:t>
              </w:r>
            </w:ins>
          </w:p>
          <w:p w14:paraId="555B22D2" w14:textId="77777777" w:rsidR="00223B13" w:rsidRDefault="00223B13">
            <w:pPr>
              <w:pStyle w:val="ListParagraph"/>
              <w:numPr>
                <w:ilvl w:val="1"/>
                <w:numId w:val="48"/>
              </w:numPr>
              <w:tabs>
                <w:tab w:val="left" w:pos="5220"/>
              </w:tabs>
              <w:rPr>
                <w:ins w:id="563" w:author="Remo Herren" w:date="2009-05-27T07:55:00Z"/>
                <w:noProof/>
                <w:sz w:val="22"/>
                <w:szCs w:val="22"/>
                <w:lang w:val="de-CH"/>
              </w:rPr>
              <w:pPrChange w:id="564" w:author="Remo Herren" w:date="2009-05-27T07:56:00Z">
                <w:pPr/>
              </w:pPrChange>
            </w:pPr>
            <w:ins w:id="565" w:author="Remo Herren" w:date="2009-05-27T07:55:00Z">
              <w:r>
                <w:rPr>
                  <w:noProof/>
                  <w:sz w:val="22"/>
                  <w:szCs w:val="22"/>
                  <w:lang w:val="de-CH"/>
                </w:rPr>
                <w:t>Die minimale Buchungsdauer des Raumes wird unterschritten</w:t>
              </w:r>
            </w:ins>
          </w:p>
          <w:p w14:paraId="555B22D3" w14:textId="77777777" w:rsidR="00223B13" w:rsidRDefault="00223B13" w:rsidP="0019347C">
            <w:pPr>
              <w:rPr>
                <w:ins w:id="566" w:author="Remo Herren" w:date="2009-05-27T07:55:00Z"/>
                <w:noProof/>
                <w:sz w:val="22"/>
                <w:szCs w:val="22"/>
                <w:lang w:val="de-CH"/>
              </w:rPr>
            </w:pPr>
          </w:p>
          <w:p w14:paraId="555B22D4" w14:textId="77777777" w:rsidR="0019347C" w:rsidRPr="00AA4CC9" w:rsidRDefault="00462FC5" w:rsidP="0019347C">
            <w:pPr>
              <w:rPr>
                <w:ins w:id="567" w:author="Remo Herren" w:date="2009-04-28T17:21:00Z"/>
                <w:noProof/>
                <w:sz w:val="22"/>
                <w:szCs w:val="22"/>
                <w:lang w:val="de-CH"/>
                <w:rPrChange w:id="568" w:author="Remo Herren" w:date="2009-04-28T17:24:00Z">
                  <w:rPr>
                    <w:ins w:id="569" w:author="Remo Herren" w:date="2009-04-28T17:21:00Z"/>
                    <w:sz w:val="22"/>
                    <w:szCs w:val="22"/>
                  </w:rPr>
                </w:rPrChange>
              </w:rPr>
            </w:pPr>
            <w:ins w:id="570" w:author="Remo Herren" w:date="2009-04-28T17:21:00Z">
              <w:r w:rsidRPr="00462FC5">
                <w:rPr>
                  <w:noProof/>
                  <w:sz w:val="22"/>
                  <w:szCs w:val="22"/>
                  <w:lang w:val="de-CH"/>
                  <w:rPrChange w:id="571" w:author="Remo Herren" w:date="2009-04-28T17:24:00Z">
                    <w:rPr>
                      <w:sz w:val="22"/>
                      <w:szCs w:val="22"/>
                    </w:rPr>
                  </w:rPrChange>
                </w:rPr>
                <w:br/>
                <w:t>VERHALTEN</w:t>
              </w:r>
            </w:ins>
          </w:p>
          <w:p w14:paraId="555B22D5" w14:textId="77777777" w:rsidR="0019347C" w:rsidRPr="00AA4CC9" w:rsidRDefault="00462FC5" w:rsidP="0019347C">
            <w:pPr>
              <w:pStyle w:val="ListParagraph"/>
              <w:numPr>
                <w:ilvl w:val="1"/>
                <w:numId w:val="48"/>
              </w:numPr>
              <w:tabs>
                <w:tab w:val="left" w:pos="5220"/>
              </w:tabs>
              <w:rPr>
                <w:ins w:id="572" w:author="Remo Herren" w:date="2009-04-28T17:21:00Z"/>
                <w:noProof/>
                <w:sz w:val="22"/>
                <w:szCs w:val="22"/>
                <w:lang w:val="de-CH"/>
                <w:rPrChange w:id="573" w:author="Remo Herren" w:date="2009-04-28T17:24:00Z">
                  <w:rPr>
                    <w:ins w:id="574" w:author="Remo Herren" w:date="2009-04-28T17:21:00Z"/>
                    <w:sz w:val="22"/>
                    <w:szCs w:val="22"/>
                  </w:rPr>
                </w:rPrChange>
              </w:rPr>
            </w:pPr>
            <w:ins w:id="575" w:author="Remo Herren" w:date="2009-04-28T17:21:00Z">
              <w:r w:rsidRPr="00462FC5">
                <w:rPr>
                  <w:noProof/>
                  <w:sz w:val="22"/>
                  <w:szCs w:val="22"/>
                  <w:lang w:val="de-CH"/>
                  <w:rPrChange w:id="576" w:author="Remo Herren" w:date="2009-04-28T17:24:00Z">
                    <w:rPr>
                      <w:sz w:val="22"/>
                      <w:szCs w:val="22"/>
                    </w:rPr>
                  </w:rPrChange>
                </w:rPr>
                <w:t>nach dem loslassen der linken Maustaste</w:t>
              </w:r>
            </w:ins>
            <w:ins w:id="577" w:author="Remo Herren" w:date="2009-05-27T07:59:00Z">
              <w:r w:rsidR="00223B13">
                <w:rPr>
                  <w:noProof/>
                  <w:sz w:val="22"/>
                  <w:szCs w:val="22"/>
                  <w:lang w:val="de-CH"/>
                </w:rPr>
                <w:t xml:space="preserve"> </w:t>
              </w:r>
            </w:ins>
            <w:ins w:id="578" w:author="Remo Herren" w:date="2009-05-27T08:00:00Z">
              <w:r w:rsidR="00223B13">
                <w:rPr>
                  <w:noProof/>
                  <w:sz w:val="22"/>
                  <w:szCs w:val="22"/>
                  <w:lang w:val="de-CH"/>
                </w:rPr>
                <w:t>bleibt</w:t>
              </w:r>
            </w:ins>
            <w:ins w:id="579" w:author="Remo Herren" w:date="2009-04-28T17:21:00Z">
              <w:r w:rsidRPr="00462FC5">
                <w:rPr>
                  <w:noProof/>
                  <w:sz w:val="22"/>
                  <w:szCs w:val="22"/>
                  <w:lang w:val="de-CH"/>
                  <w:rPrChange w:id="580" w:author="Remo Herren" w:date="2009-04-28T17:24:00Z">
                    <w:rPr>
                      <w:sz w:val="22"/>
                      <w:szCs w:val="22"/>
                    </w:rPr>
                  </w:rPrChange>
                </w:rPr>
                <w:t xml:space="preserve"> die Reservation auf </w:t>
              </w:r>
            </w:ins>
            <w:ins w:id="581" w:author="Remo Herren" w:date="2009-05-27T08:00:00Z">
              <w:r w:rsidR="00223B13">
                <w:rPr>
                  <w:noProof/>
                  <w:sz w:val="22"/>
                  <w:szCs w:val="22"/>
                  <w:lang w:val="de-CH"/>
                </w:rPr>
                <w:t xml:space="preserve">ihrem </w:t>
              </w:r>
            </w:ins>
            <w:ins w:id="582" w:author="Remo Herren" w:date="2009-04-28T17:21:00Z">
              <w:r w:rsidRPr="00462FC5">
                <w:rPr>
                  <w:noProof/>
                  <w:sz w:val="22"/>
                  <w:szCs w:val="22"/>
                  <w:lang w:val="de-CH"/>
                  <w:rPrChange w:id="583" w:author="Remo Herren" w:date="2009-04-28T17:24:00Z">
                    <w:rPr>
                      <w:sz w:val="22"/>
                      <w:szCs w:val="22"/>
                    </w:rPr>
                  </w:rPrChange>
                </w:rPr>
                <w:t>ursprünglichen Zeitraum</w:t>
              </w:r>
            </w:ins>
          </w:p>
          <w:p w14:paraId="555B22D6" w14:textId="77777777" w:rsidR="0019347C" w:rsidRPr="00AA4CC9" w:rsidRDefault="00462FC5" w:rsidP="0019347C">
            <w:pPr>
              <w:pStyle w:val="ListParagraph"/>
              <w:numPr>
                <w:ilvl w:val="1"/>
                <w:numId w:val="48"/>
              </w:numPr>
              <w:tabs>
                <w:tab w:val="left" w:pos="5220"/>
              </w:tabs>
              <w:rPr>
                <w:ins w:id="584" w:author="Remo Herren" w:date="2009-04-28T17:21:00Z"/>
                <w:noProof/>
                <w:sz w:val="22"/>
                <w:szCs w:val="22"/>
                <w:lang w:val="de-CH"/>
                <w:rPrChange w:id="585" w:author="Remo Herren" w:date="2009-04-28T17:24:00Z">
                  <w:rPr>
                    <w:ins w:id="586" w:author="Remo Herren" w:date="2009-04-28T17:21:00Z"/>
                    <w:sz w:val="22"/>
                    <w:szCs w:val="22"/>
                  </w:rPr>
                </w:rPrChange>
              </w:rPr>
            </w:pPr>
            <w:ins w:id="587" w:author="Remo Herren" w:date="2009-04-28T17:21:00Z">
              <w:r w:rsidRPr="00462FC5">
                <w:rPr>
                  <w:noProof/>
                  <w:sz w:val="22"/>
                  <w:szCs w:val="22"/>
                  <w:lang w:val="de-CH"/>
                  <w:rPrChange w:id="588" w:author="Remo Herren" w:date="2009-04-28T17:24:00Z">
                    <w:rPr>
                      <w:sz w:val="22"/>
                      <w:szCs w:val="22"/>
                    </w:rPr>
                  </w:rPrChange>
                </w:rPr>
                <w:t xml:space="preserve">eine entsprechende Meldung </w:t>
              </w:r>
              <w:commentRangeStart w:id="589"/>
              <w:r w:rsidRPr="00462FC5">
                <w:rPr>
                  <w:noProof/>
                  <w:sz w:val="22"/>
                  <w:szCs w:val="22"/>
                  <w:lang w:val="de-CH"/>
                  <w:rPrChange w:id="590" w:author="Remo Herren" w:date="2009-04-28T17:24:00Z">
                    <w:rPr>
                      <w:sz w:val="22"/>
                      <w:szCs w:val="22"/>
                    </w:rPr>
                  </w:rPrChange>
                </w:rPr>
                <w:t xml:space="preserve">(Fehlermeldung) </w:t>
              </w:r>
              <w:commentRangeEnd w:id="589"/>
              <w:r w:rsidRPr="00462FC5">
                <w:rPr>
                  <w:rStyle w:val="CommentReference"/>
                  <w:noProof/>
                  <w:sz w:val="22"/>
                  <w:szCs w:val="22"/>
                  <w:lang w:val="de-CH"/>
                  <w:rPrChange w:id="591" w:author="Remo Herren" w:date="2009-04-28T17:24:00Z">
                    <w:rPr>
                      <w:rStyle w:val="CommentReference"/>
                      <w:sz w:val="22"/>
                      <w:szCs w:val="22"/>
                    </w:rPr>
                  </w:rPrChange>
                </w:rPr>
                <w:commentReference w:id="589"/>
              </w:r>
              <w:r w:rsidRPr="00462FC5">
                <w:rPr>
                  <w:noProof/>
                  <w:sz w:val="22"/>
                  <w:szCs w:val="22"/>
                  <w:lang w:val="de-CH"/>
                  <w:rPrChange w:id="592" w:author="Remo Herren" w:date="2009-04-28T17:24:00Z">
                    <w:rPr>
                      <w:sz w:val="22"/>
                      <w:szCs w:val="22"/>
                    </w:rPr>
                  </w:rPrChange>
                </w:rPr>
                <w:t>wird im Action Panel ausgegeben</w:t>
              </w:r>
              <w:r w:rsidRPr="00462FC5">
                <w:rPr>
                  <w:noProof/>
                  <w:sz w:val="22"/>
                  <w:szCs w:val="22"/>
                  <w:lang w:val="de-CH"/>
                  <w:rPrChange w:id="593" w:author="Remo Herren" w:date="2009-04-28T17:24:00Z">
                    <w:rPr>
                      <w:sz w:val="22"/>
                      <w:szCs w:val="22"/>
                    </w:rPr>
                  </w:rPrChange>
                </w:rPr>
                <w:br/>
              </w:r>
              <w:r w:rsidRPr="00462FC5">
                <w:rPr>
                  <w:noProof/>
                  <w:sz w:val="22"/>
                  <w:szCs w:val="22"/>
                  <w:lang w:val="de-CH"/>
                  <w:rPrChange w:id="594" w:author="Remo Herren" w:date="2009-04-28T17:24:00Z">
                    <w:rPr>
                      <w:sz w:val="22"/>
                      <w:szCs w:val="22"/>
                    </w:rPr>
                  </w:rPrChange>
                </w:rPr>
                <w:sym w:font="Wingdings" w:char="F0E0"/>
              </w:r>
              <w:r w:rsidRPr="00462FC5">
                <w:rPr>
                  <w:noProof/>
                  <w:sz w:val="22"/>
                  <w:szCs w:val="22"/>
                  <w:lang w:val="de-CH"/>
                  <w:rPrChange w:id="595" w:author="Remo Herren" w:date="2009-04-28T17:24:00Z">
                    <w:rPr>
                      <w:sz w:val="22"/>
                      <w:szCs w:val="22"/>
                    </w:rPr>
                  </w:rPrChange>
                </w:rPr>
                <w:t xml:space="preserve"> (allgemeiner Teil der Meldung1) „Die Reservation</w:t>
              </w:r>
              <w:r w:rsidR="00223B13">
                <w:rPr>
                  <w:noProof/>
                  <w:sz w:val="22"/>
                  <w:szCs w:val="22"/>
                  <w:lang w:val="de-CH"/>
                </w:rPr>
                <w:t xml:space="preserve"> kann nicht </w:t>
              </w:r>
            </w:ins>
            <w:ins w:id="596" w:author="Remo Herren" w:date="2009-05-27T08:00:00Z">
              <w:r w:rsidR="00223B13">
                <w:rPr>
                  <w:noProof/>
                  <w:sz w:val="22"/>
                  <w:szCs w:val="22"/>
                  <w:lang w:val="de-CH"/>
                </w:rPr>
                <w:t>verlängert</w:t>
              </w:r>
            </w:ins>
            <w:ins w:id="597" w:author="Remo Herren" w:date="2009-04-28T17:21:00Z">
              <w:r w:rsidRPr="00462FC5">
                <w:rPr>
                  <w:noProof/>
                  <w:sz w:val="22"/>
                  <w:szCs w:val="22"/>
                  <w:lang w:val="de-CH"/>
                  <w:rPrChange w:id="598" w:author="Remo Herren" w:date="2009-04-28T17:24:00Z">
                    <w:rPr>
                      <w:sz w:val="22"/>
                      <w:szCs w:val="22"/>
                    </w:rPr>
                  </w:rPrChange>
                </w:rPr>
                <w:t xml:space="preserve"> werden.“ ODER</w:t>
              </w:r>
              <w:r w:rsidRPr="00462FC5">
                <w:rPr>
                  <w:noProof/>
                  <w:sz w:val="22"/>
                  <w:szCs w:val="22"/>
                  <w:lang w:val="de-CH"/>
                  <w:rPrChange w:id="599" w:author="Remo Herren" w:date="2009-04-28T17:24:00Z">
                    <w:rPr>
                      <w:sz w:val="22"/>
                      <w:szCs w:val="22"/>
                    </w:rPr>
                  </w:rPrChange>
                </w:rPr>
                <w:br/>
              </w:r>
              <w:r w:rsidRPr="00462FC5">
                <w:rPr>
                  <w:noProof/>
                  <w:sz w:val="22"/>
                  <w:szCs w:val="22"/>
                  <w:lang w:val="de-CH"/>
                  <w:rPrChange w:id="600" w:author="Remo Herren" w:date="2009-04-28T17:24:00Z">
                    <w:rPr>
                      <w:sz w:val="22"/>
                      <w:szCs w:val="22"/>
                    </w:rPr>
                  </w:rPrChange>
                </w:rPr>
                <w:sym w:font="Wingdings" w:char="F0E0"/>
              </w:r>
              <w:r w:rsidRPr="00462FC5">
                <w:rPr>
                  <w:noProof/>
                  <w:sz w:val="22"/>
                  <w:szCs w:val="22"/>
                  <w:lang w:val="de-CH"/>
                  <w:rPrChange w:id="601" w:author="Remo Herren" w:date="2009-04-28T17:24:00Z">
                    <w:rPr>
                      <w:sz w:val="22"/>
                      <w:szCs w:val="22"/>
                    </w:rPr>
                  </w:rPrChange>
                </w:rPr>
                <w:t xml:space="preserve"> (allgemeiner Teil der Meldung2) „Die Reservation kann nicht </w:t>
              </w:r>
            </w:ins>
            <w:ins w:id="602" w:author="Remo Herren" w:date="2009-05-27T08:00:00Z">
              <w:r w:rsidR="00223B13">
                <w:rPr>
                  <w:noProof/>
                  <w:sz w:val="22"/>
                  <w:szCs w:val="22"/>
                  <w:lang w:val="de-CH"/>
                </w:rPr>
                <w:t>verkürzt</w:t>
              </w:r>
            </w:ins>
            <w:ins w:id="603" w:author="Remo Herren" w:date="2009-04-28T17:21:00Z">
              <w:r w:rsidRPr="00462FC5">
                <w:rPr>
                  <w:noProof/>
                  <w:sz w:val="22"/>
                  <w:szCs w:val="22"/>
                  <w:lang w:val="de-CH"/>
                  <w:rPrChange w:id="604" w:author="Remo Herren" w:date="2009-04-28T17:24:00Z">
                    <w:rPr>
                      <w:sz w:val="22"/>
                      <w:szCs w:val="22"/>
                    </w:rPr>
                  </w:rPrChange>
                </w:rPr>
                <w:t xml:space="preserve"> werden.“ </w:t>
              </w:r>
              <w:r w:rsidRPr="00462FC5">
                <w:rPr>
                  <w:noProof/>
                  <w:sz w:val="22"/>
                  <w:szCs w:val="22"/>
                  <w:lang w:val="de-CH"/>
                  <w:rPrChange w:id="605" w:author="Remo Herren" w:date="2009-04-28T17:24:00Z">
                    <w:rPr>
                      <w:sz w:val="22"/>
                      <w:szCs w:val="22"/>
                    </w:rPr>
                  </w:rPrChange>
                </w:rPr>
                <w:br/>
              </w:r>
              <w:r w:rsidRPr="00462FC5">
                <w:rPr>
                  <w:noProof/>
                  <w:sz w:val="22"/>
                  <w:szCs w:val="22"/>
                  <w:lang w:val="de-CH"/>
                  <w:rPrChange w:id="606" w:author="Remo Herren" w:date="2009-04-28T17:24:00Z">
                    <w:rPr>
                      <w:sz w:val="22"/>
                      <w:szCs w:val="22"/>
                    </w:rPr>
                  </w:rPrChange>
                </w:rPr>
                <w:sym w:font="Wingdings" w:char="F0E0"/>
              </w:r>
              <w:r w:rsidRPr="00462FC5">
                <w:rPr>
                  <w:noProof/>
                  <w:sz w:val="22"/>
                  <w:szCs w:val="22"/>
                  <w:lang w:val="de-CH"/>
                  <w:rPrChange w:id="607" w:author="Remo Herren" w:date="2009-04-28T17:24:00Z">
                    <w:rPr>
                      <w:sz w:val="22"/>
                      <w:szCs w:val="22"/>
                    </w:rPr>
                  </w:rPrChange>
                </w:rPr>
                <w:t xml:space="preserve"> (spezifisch) „ Der Raum &lt;Bezeichnung&gt; ist zu diesem Zeitpunkt besetzt/reserviert“</w:t>
              </w:r>
              <w:r w:rsidRPr="00462FC5">
                <w:rPr>
                  <w:noProof/>
                  <w:sz w:val="22"/>
                  <w:szCs w:val="22"/>
                  <w:lang w:val="de-CH"/>
                  <w:rPrChange w:id="608" w:author="Remo Herren" w:date="2009-04-28T17:24:00Z">
                    <w:rPr>
                      <w:sz w:val="22"/>
                      <w:szCs w:val="22"/>
                    </w:rPr>
                  </w:rPrChange>
                </w:rPr>
                <w:br/>
              </w:r>
              <w:r w:rsidRPr="00462FC5">
                <w:rPr>
                  <w:noProof/>
                  <w:sz w:val="22"/>
                  <w:szCs w:val="22"/>
                  <w:lang w:val="de-CH"/>
                  <w:rPrChange w:id="609" w:author="Remo Herren" w:date="2009-04-28T17:24:00Z">
                    <w:rPr>
                      <w:sz w:val="22"/>
                      <w:szCs w:val="22"/>
                    </w:rPr>
                  </w:rPrChange>
                </w:rPr>
                <w:sym w:font="Wingdings" w:char="F0E0"/>
              </w:r>
              <w:r w:rsidRPr="00462FC5">
                <w:rPr>
                  <w:noProof/>
                  <w:sz w:val="22"/>
                  <w:szCs w:val="22"/>
                  <w:lang w:val="de-CH"/>
                  <w:rPrChange w:id="610" w:author="Remo Herren" w:date="2009-04-28T17:24:00Z">
                    <w:rPr>
                      <w:sz w:val="22"/>
                      <w:szCs w:val="22"/>
                    </w:rPr>
                  </w:rPrChange>
                </w:rPr>
                <w:t xml:space="preserve"> weitere spezifische Meldungen analog den oben genannten Punkten</w:t>
              </w:r>
            </w:ins>
          </w:p>
          <w:p w14:paraId="555B22D7" w14:textId="77777777" w:rsidR="0019347C" w:rsidRPr="00AA4CC9" w:rsidRDefault="00462FC5" w:rsidP="0019347C">
            <w:pPr>
              <w:pStyle w:val="ListParagraph"/>
              <w:numPr>
                <w:ilvl w:val="1"/>
                <w:numId w:val="48"/>
              </w:numPr>
              <w:tabs>
                <w:tab w:val="left" w:pos="5220"/>
              </w:tabs>
              <w:rPr>
                <w:ins w:id="611" w:author="Remo Herren" w:date="2009-04-28T17:21:00Z"/>
                <w:noProof/>
                <w:sz w:val="22"/>
                <w:szCs w:val="22"/>
                <w:lang w:val="de-CH"/>
                <w:rPrChange w:id="612" w:author="Remo Herren" w:date="2009-04-28T17:24:00Z">
                  <w:rPr>
                    <w:ins w:id="613" w:author="Remo Herren" w:date="2009-04-28T17:21:00Z"/>
                    <w:sz w:val="22"/>
                    <w:szCs w:val="22"/>
                  </w:rPr>
                </w:rPrChange>
              </w:rPr>
            </w:pPr>
            <w:ins w:id="614" w:author="Remo Herren" w:date="2009-04-28T17:21:00Z">
              <w:r w:rsidRPr="00462FC5">
                <w:rPr>
                  <w:noProof/>
                  <w:sz w:val="22"/>
                  <w:szCs w:val="22"/>
                  <w:lang w:val="de-CH"/>
                  <w:rPrChange w:id="615" w:author="Remo Herren" w:date="2009-04-28T17:24:00Z">
                    <w:rPr>
                      <w:sz w:val="22"/>
                      <w:szCs w:val="22"/>
                    </w:rPr>
                  </w:rPrChange>
                </w:rPr>
                <w:t xml:space="preserve">Schön wäre (optional), wenn während des </w:t>
              </w:r>
            </w:ins>
            <w:ins w:id="616" w:author="Remo Herren" w:date="2009-05-27T08:01:00Z">
              <w:r w:rsidR="00223B13">
                <w:rPr>
                  <w:noProof/>
                  <w:sz w:val="22"/>
                  <w:szCs w:val="22"/>
                  <w:lang w:val="de-CH"/>
                </w:rPr>
                <w:t>verlängern/verkürzen</w:t>
              </w:r>
            </w:ins>
            <w:ins w:id="617" w:author="Remo Herren" w:date="2009-04-28T17:21:00Z">
              <w:r w:rsidRPr="00462FC5">
                <w:rPr>
                  <w:noProof/>
                  <w:sz w:val="22"/>
                  <w:szCs w:val="22"/>
                  <w:lang w:val="de-CH"/>
                  <w:rPrChange w:id="618" w:author="Remo Herren" w:date="2009-04-28T17:24:00Z">
                    <w:rPr>
                      <w:sz w:val="22"/>
                      <w:szCs w:val="22"/>
                    </w:rPr>
                  </w:rPrChange>
                </w:rPr>
                <w:t xml:space="preserve"> sich der Mauszeiger zum „Verbotssymbol“ ändern würde</w:t>
              </w:r>
            </w:ins>
          </w:p>
          <w:p w14:paraId="555B22D8" w14:textId="77777777" w:rsidR="0019347C" w:rsidRPr="00AA4CC9" w:rsidRDefault="0019347C" w:rsidP="0019347C">
            <w:pPr>
              <w:rPr>
                <w:ins w:id="619" w:author="Remo Herren" w:date="2009-04-28T17:21:00Z"/>
                <w:noProof/>
                <w:sz w:val="22"/>
                <w:szCs w:val="22"/>
                <w:lang w:val="de-CH"/>
                <w:rPrChange w:id="620" w:author="Remo Herren" w:date="2009-04-28T17:24:00Z">
                  <w:rPr>
                    <w:ins w:id="621" w:author="Remo Herren" w:date="2009-04-28T17:21:00Z"/>
                    <w:sz w:val="22"/>
                    <w:szCs w:val="22"/>
                  </w:rPr>
                </w:rPrChange>
              </w:rPr>
            </w:pPr>
          </w:p>
          <w:p w14:paraId="555B22D9" w14:textId="77777777" w:rsidR="0019347C" w:rsidRPr="00AA4CC9" w:rsidRDefault="00462FC5" w:rsidP="0019347C">
            <w:pPr>
              <w:pStyle w:val="ListParagraph"/>
              <w:numPr>
                <w:ilvl w:val="0"/>
                <w:numId w:val="48"/>
              </w:numPr>
              <w:tabs>
                <w:tab w:val="left" w:pos="5220"/>
              </w:tabs>
              <w:rPr>
                <w:ins w:id="622" w:author="Remo Herren" w:date="2009-04-28T17:21:00Z"/>
                <w:noProof/>
                <w:sz w:val="22"/>
                <w:szCs w:val="22"/>
                <w:lang w:val="de-CH"/>
                <w:rPrChange w:id="623" w:author="Remo Herren" w:date="2009-04-28T17:24:00Z">
                  <w:rPr>
                    <w:ins w:id="624" w:author="Remo Herren" w:date="2009-04-28T17:21:00Z"/>
                    <w:sz w:val="22"/>
                    <w:szCs w:val="22"/>
                  </w:rPr>
                </w:rPrChange>
              </w:rPr>
            </w:pPr>
            <w:ins w:id="625" w:author="Remo Herren" w:date="2009-04-28T17:21:00Z">
              <w:r w:rsidRPr="00462FC5">
                <w:rPr>
                  <w:noProof/>
                  <w:sz w:val="22"/>
                  <w:szCs w:val="22"/>
                  <w:lang w:val="de-CH"/>
                  <w:rPrChange w:id="626" w:author="Remo Herren" w:date="2009-04-28T17:24:00Z">
                    <w:rPr>
                      <w:sz w:val="22"/>
                      <w:szCs w:val="22"/>
                    </w:rPr>
                  </w:rPrChange>
                </w:rPr>
                <w:t xml:space="preserve">Eine </w:t>
              </w:r>
            </w:ins>
            <w:ins w:id="627" w:author="Remo Herren" w:date="2009-05-27T08:02:00Z">
              <w:r w:rsidR="00223B13">
                <w:rPr>
                  <w:noProof/>
                  <w:sz w:val="22"/>
                  <w:szCs w:val="22"/>
                  <w:lang w:val="de-CH"/>
                </w:rPr>
                <w:t>Verkürzung</w:t>
              </w:r>
              <w:r w:rsidR="0057076D">
                <w:rPr>
                  <w:noProof/>
                  <w:sz w:val="22"/>
                  <w:szCs w:val="22"/>
                  <w:lang w:val="de-CH"/>
                </w:rPr>
                <w:t>/</w:t>
              </w:r>
            </w:ins>
            <w:ins w:id="628" w:author="Remo Herren" w:date="2009-05-27T08:01:00Z">
              <w:r w:rsidR="00223B13">
                <w:rPr>
                  <w:noProof/>
                  <w:sz w:val="22"/>
                  <w:szCs w:val="22"/>
                  <w:lang w:val="de-CH"/>
                </w:rPr>
                <w:t>Verlängerung</w:t>
              </w:r>
            </w:ins>
            <w:ins w:id="629" w:author="Remo Herren" w:date="2009-04-28T17:21:00Z">
              <w:r w:rsidRPr="00462FC5">
                <w:rPr>
                  <w:noProof/>
                  <w:sz w:val="22"/>
                  <w:szCs w:val="22"/>
                  <w:lang w:val="de-CH"/>
                  <w:rPrChange w:id="630" w:author="Remo Herren" w:date="2009-04-28T17:24:00Z">
                    <w:rPr>
                      <w:sz w:val="22"/>
                      <w:szCs w:val="22"/>
                    </w:rPr>
                  </w:rPrChange>
                </w:rPr>
                <w:t xml:space="preserve"> (mit Einschränkungen) ist zwar möglich, wenn der </w:t>
              </w:r>
            </w:ins>
            <w:ins w:id="631" w:author="Remo Herren" w:date="2009-05-27T08:02:00Z">
              <w:r w:rsidR="0057076D">
                <w:rPr>
                  <w:noProof/>
                  <w:sz w:val="22"/>
                  <w:szCs w:val="22"/>
                  <w:lang w:val="de-CH"/>
                </w:rPr>
                <w:t>Raum</w:t>
              </w:r>
            </w:ins>
            <w:ins w:id="632" w:author="Remo Herren" w:date="2009-04-28T17:21:00Z">
              <w:r w:rsidRPr="00462FC5">
                <w:rPr>
                  <w:noProof/>
                  <w:sz w:val="22"/>
                  <w:szCs w:val="22"/>
                  <w:lang w:val="de-CH"/>
                  <w:rPrChange w:id="633" w:author="Remo Herren" w:date="2009-04-28T17:24:00Z">
                    <w:rPr>
                      <w:sz w:val="22"/>
                      <w:szCs w:val="22"/>
                    </w:rPr>
                  </w:rPrChange>
                </w:rPr>
                <w:t xml:space="preserve"> in den Kalenderansichten zum gewünschten Zeitraum frei ist, aber aufgrund der folgenden Punkten nur eingeschränkt buchbar ist:</w:t>
              </w:r>
            </w:ins>
          </w:p>
          <w:p w14:paraId="555B22DA" w14:textId="77777777" w:rsidR="0057076D" w:rsidRDefault="0057076D" w:rsidP="0019347C">
            <w:pPr>
              <w:pStyle w:val="ListParagraph"/>
              <w:numPr>
                <w:ilvl w:val="1"/>
                <w:numId w:val="48"/>
              </w:numPr>
              <w:tabs>
                <w:tab w:val="left" w:pos="5220"/>
              </w:tabs>
              <w:rPr>
                <w:ins w:id="634" w:author="Remo Herren" w:date="2009-05-27T08:09:00Z"/>
                <w:noProof/>
                <w:sz w:val="22"/>
                <w:szCs w:val="22"/>
                <w:lang w:val="de-CH"/>
              </w:rPr>
            </w:pPr>
            <w:ins w:id="635" w:author="Remo Herren" w:date="2009-05-27T08:05:00Z">
              <w:r>
                <w:rPr>
                  <w:noProof/>
                  <w:sz w:val="22"/>
                  <w:szCs w:val="22"/>
                  <w:lang w:val="de-CH"/>
                </w:rPr>
                <w:t>Das mobile Equipment ist zu diesem Zeitpunkt nicht mehr frei</w:t>
              </w:r>
            </w:ins>
          </w:p>
          <w:p w14:paraId="555B22DB" w14:textId="77777777" w:rsidR="0057076D" w:rsidRDefault="0057076D" w:rsidP="0019347C">
            <w:pPr>
              <w:pStyle w:val="ListParagraph"/>
              <w:numPr>
                <w:ilvl w:val="1"/>
                <w:numId w:val="48"/>
              </w:numPr>
              <w:tabs>
                <w:tab w:val="left" w:pos="5220"/>
              </w:tabs>
              <w:rPr>
                <w:ins w:id="636" w:author="Remo Herren" w:date="2009-05-27T08:05:00Z"/>
                <w:noProof/>
                <w:sz w:val="22"/>
                <w:szCs w:val="22"/>
                <w:lang w:val="de-CH"/>
              </w:rPr>
            </w:pPr>
            <w:commentRangeStart w:id="637"/>
            <w:ins w:id="638" w:author="Remo Herren" w:date="2009-05-27T08:09:00Z">
              <w:r>
                <w:rPr>
                  <w:noProof/>
                  <w:sz w:val="22"/>
                  <w:szCs w:val="22"/>
                  <w:lang w:val="de-CH"/>
                </w:rPr>
                <w:t>Angebote…</w:t>
              </w:r>
              <w:commentRangeEnd w:id="637"/>
              <w:r>
                <w:rPr>
                  <w:rStyle w:val="CommentReference"/>
                </w:rPr>
                <w:commentReference w:id="637"/>
              </w:r>
            </w:ins>
          </w:p>
          <w:p w14:paraId="555B22DC" w14:textId="77777777" w:rsidR="0019347C" w:rsidRPr="00AA4CC9" w:rsidRDefault="0019347C" w:rsidP="0019347C">
            <w:pPr>
              <w:rPr>
                <w:ins w:id="639" w:author="Remo Herren" w:date="2009-04-28T17:21:00Z"/>
                <w:noProof/>
                <w:sz w:val="22"/>
                <w:szCs w:val="22"/>
                <w:lang w:val="de-CH"/>
                <w:rPrChange w:id="640" w:author="Remo Herren" w:date="2009-04-28T17:24:00Z">
                  <w:rPr>
                    <w:ins w:id="641" w:author="Remo Herren" w:date="2009-04-28T17:21:00Z"/>
                    <w:sz w:val="22"/>
                    <w:szCs w:val="22"/>
                  </w:rPr>
                </w:rPrChange>
              </w:rPr>
            </w:pPr>
          </w:p>
          <w:p w14:paraId="555B22DD" w14:textId="77777777" w:rsidR="0019347C" w:rsidRPr="00AA4CC9" w:rsidRDefault="0019347C" w:rsidP="0019347C">
            <w:pPr>
              <w:rPr>
                <w:ins w:id="642" w:author="Remo Herren" w:date="2009-04-28T17:21:00Z"/>
                <w:noProof/>
                <w:sz w:val="22"/>
                <w:szCs w:val="22"/>
                <w:lang w:val="de-CH"/>
                <w:rPrChange w:id="643" w:author="Remo Herren" w:date="2009-04-28T17:24:00Z">
                  <w:rPr>
                    <w:ins w:id="644" w:author="Remo Herren" w:date="2009-04-28T17:21:00Z"/>
                    <w:sz w:val="22"/>
                    <w:szCs w:val="22"/>
                  </w:rPr>
                </w:rPrChange>
              </w:rPr>
            </w:pPr>
          </w:p>
          <w:p w14:paraId="555B22DE" w14:textId="77777777" w:rsidR="0019347C" w:rsidRPr="00AA4CC9" w:rsidRDefault="00462FC5" w:rsidP="0019347C">
            <w:pPr>
              <w:rPr>
                <w:ins w:id="645" w:author="Remo Herren" w:date="2009-04-28T17:21:00Z"/>
                <w:noProof/>
                <w:sz w:val="22"/>
                <w:szCs w:val="22"/>
                <w:lang w:val="de-CH"/>
                <w:rPrChange w:id="646" w:author="Remo Herren" w:date="2009-04-28T17:24:00Z">
                  <w:rPr>
                    <w:ins w:id="647" w:author="Remo Herren" w:date="2009-04-28T17:21:00Z"/>
                    <w:sz w:val="22"/>
                    <w:szCs w:val="22"/>
                  </w:rPr>
                </w:rPrChange>
              </w:rPr>
            </w:pPr>
            <w:ins w:id="648" w:author="Remo Herren" w:date="2009-04-28T17:21:00Z">
              <w:r w:rsidRPr="00462FC5">
                <w:rPr>
                  <w:noProof/>
                  <w:sz w:val="22"/>
                  <w:szCs w:val="22"/>
                  <w:lang w:val="de-CH"/>
                  <w:rPrChange w:id="649" w:author="Remo Herren" w:date="2009-04-28T17:24:00Z">
                    <w:rPr>
                      <w:sz w:val="22"/>
                      <w:szCs w:val="22"/>
                    </w:rPr>
                  </w:rPrChange>
                </w:rPr>
                <w:t>VERHALTEN</w:t>
              </w:r>
            </w:ins>
          </w:p>
          <w:p w14:paraId="555B22DF" w14:textId="77777777" w:rsidR="0019347C" w:rsidRPr="00AA4CC9" w:rsidRDefault="00462FC5" w:rsidP="0019347C">
            <w:pPr>
              <w:pStyle w:val="ListParagraph"/>
              <w:numPr>
                <w:ilvl w:val="1"/>
                <w:numId w:val="48"/>
              </w:numPr>
              <w:tabs>
                <w:tab w:val="left" w:pos="5220"/>
              </w:tabs>
              <w:rPr>
                <w:ins w:id="650" w:author="Remo Herren" w:date="2009-04-28T17:21:00Z"/>
                <w:noProof/>
                <w:sz w:val="22"/>
                <w:szCs w:val="22"/>
                <w:lang w:val="de-CH"/>
                <w:rPrChange w:id="651" w:author="Remo Herren" w:date="2009-04-28T17:24:00Z">
                  <w:rPr>
                    <w:ins w:id="652" w:author="Remo Herren" w:date="2009-04-28T17:21:00Z"/>
                    <w:sz w:val="22"/>
                    <w:szCs w:val="22"/>
                  </w:rPr>
                </w:rPrChange>
              </w:rPr>
            </w:pPr>
            <w:ins w:id="653" w:author="Remo Herren" w:date="2009-04-28T17:21:00Z">
              <w:r w:rsidRPr="00462FC5">
                <w:rPr>
                  <w:noProof/>
                  <w:sz w:val="22"/>
                  <w:szCs w:val="22"/>
                  <w:lang w:val="de-CH"/>
                  <w:rPrChange w:id="654" w:author="Remo Herren" w:date="2009-04-28T17:24:00Z">
                    <w:rPr>
                      <w:sz w:val="22"/>
                      <w:szCs w:val="22"/>
                    </w:rPr>
                  </w:rPrChange>
                </w:rPr>
                <w:t>nach dem</w:t>
              </w:r>
              <w:r w:rsidR="0057076D">
                <w:rPr>
                  <w:noProof/>
                  <w:sz w:val="22"/>
                  <w:szCs w:val="22"/>
                  <w:lang w:val="de-CH"/>
                </w:rPr>
                <w:t xml:space="preserve"> loslassen der linken Maustaste</w:t>
              </w:r>
              <w:r w:rsidRPr="00462FC5">
                <w:rPr>
                  <w:noProof/>
                  <w:sz w:val="22"/>
                  <w:szCs w:val="22"/>
                  <w:lang w:val="de-CH"/>
                  <w:rPrChange w:id="655" w:author="Remo Herren" w:date="2009-04-28T17:24:00Z">
                    <w:rPr>
                      <w:sz w:val="22"/>
                      <w:szCs w:val="22"/>
                    </w:rPr>
                  </w:rPrChange>
                </w:rPr>
                <w:t xml:space="preserve">, wird die Reservation </w:t>
              </w:r>
            </w:ins>
            <w:ins w:id="656" w:author="Remo Herren" w:date="2009-05-27T08:07:00Z">
              <w:r w:rsidR="0057076D">
                <w:rPr>
                  <w:noProof/>
                  <w:sz w:val="22"/>
                  <w:szCs w:val="22"/>
                  <w:lang w:val="de-CH"/>
                </w:rPr>
                <w:t>entsprechend verlängert/verkürzt</w:t>
              </w:r>
            </w:ins>
            <w:ins w:id="657" w:author="Remo Herren" w:date="2009-04-28T17:21:00Z">
              <w:r w:rsidRPr="00462FC5">
                <w:rPr>
                  <w:noProof/>
                  <w:sz w:val="22"/>
                  <w:szCs w:val="22"/>
                  <w:lang w:val="de-CH"/>
                  <w:rPrChange w:id="658" w:author="Remo Herren" w:date="2009-04-28T17:24:00Z">
                    <w:rPr>
                      <w:sz w:val="22"/>
                      <w:szCs w:val="22"/>
                    </w:rPr>
                  </w:rPrChange>
                </w:rPr>
                <w:t>.</w:t>
              </w:r>
            </w:ins>
          </w:p>
          <w:p w14:paraId="555B22E0" w14:textId="77777777" w:rsidR="0019347C" w:rsidRPr="00AA4CC9" w:rsidRDefault="00462FC5" w:rsidP="0019347C">
            <w:pPr>
              <w:pStyle w:val="ListParagraph"/>
              <w:numPr>
                <w:ilvl w:val="1"/>
                <w:numId w:val="48"/>
              </w:numPr>
              <w:tabs>
                <w:tab w:val="left" w:pos="5220"/>
              </w:tabs>
              <w:rPr>
                <w:ins w:id="659" w:author="Remo Herren" w:date="2009-04-28T17:21:00Z"/>
                <w:noProof/>
                <w:sz w:val="22"/>
                <w:szCs w:val="22"/>
                <w:lang w:val="de-CH"/>
                <w:rPrChange w:id="660" w:author="Remo Herren" w:date="2009-04-28T17:24:00Z">
                  <w:rPr>
                    <w:ins w:id="661" w:author="Remo Herren" w:date="2009-04-28T17:21:00Z"/>
                    <w:sz w:val="22"/>
                    <w:szCs w:val="22"/>
                  </w:rPr>
                </w:rPrChange>
              </w:rPr>
            </w:pPr>
            <w:ins w:id="662" w:author="Remo Herren" w:date="2009-04-28T17:21:00Z">
              <w:r w:rsidRPr="00462FC5">
                <w:rPr>
                  <w:noProof/>
                  <w:sz w:val="22"/>
                  <w:szCs w:val="22"/>
                  <w:lang w:val="de-CH"/>
                  <w:rPrChange w:id="663" w:author="Remo Herren" w:date="2009-04-28T17:24:00Z">
                    <w:rPr>
                      <w:sz w:val="22"/>
                      <w:szCs w:val="22"/>
                    </w:rPr>
                  </w:rPrChange>
                </w:rPr>
                <w:t>es werden entsprechend ein oder mehrere Meldungen (Warnhinweise) im Action Panel ausgegeben, was alles nicht übernommen werden konnte</w:t>
              </w:r>
              <w:r w:rsidRPr="00462FC5">
                <w:rPr>
                  <w:noProof/>
                  <w:sz w:val="22"/>
                  <w:szCs w:val="22"/>
                  <w:lang w:val="de-CH"/>
                  <w:rPrChange w:id="664" w:author="Remo Herren" w:date="2009-04-28T17:24:00Z">
                    <w:rPr>
                      <w:sz w:val="22"/>
                      <w:szCs w:val="22"/>
                    </w:rPr>
                  </w:rPrChange>
                </w:rPr>
                <w:br/>
              </w:r>
              <w:r w:rsidRPr="00462FC5">
                <w:rPr>
                  <w:noProof/>
                  <w:sz w:val="22"/>
                  <w:szCs w:val="22"/>
                  <w:lang w:val="de-CH"/>
                  <w:rPrChange w:id="665" w:author="Remo Herren" w:date="2009-04-28T17:24:00Z">
                    <w:rPr>
                      <w:sz w:val="22"/>
                      <w:szCs w:val="22"/>
                    </w:rPr>
                  </w:rPrChange>
                </w:rPr>
                <w:sym w:font="Wingdings" w:char="F0E0"/>
              </w:r>
              <w:r w:rsidRPr="00462FC5">
                <w:rPr>
                  <w:noProof/>
                  <w:sz w:val="22"/>
                  <w:szCs w:val="22"/>
                  <w:lang w:val="de-CH"/>
                  <w:rPrChange w:id="666" w:author="Remo Herren" w:date="2009-04-28T17:24:00Z">
                    <w:rPr>
                      <w:sz w:val="22"/>
                      <w:szCs w:val="22"/>
                    </w:rPr>
                  </w:rPrChange>
                </w:rPr>
                <w:t xml:space="preserve"> (allgemeiner Teil der Meldung1) „Die Reservation konnte erfolgreich verschoben werden, allerdings wurden Inkonsistenzen </w:t>
              </w:r>
              <w:r w:rsidR="0057076D">
                <w:rPr>
                  <w:noProof/>
                  <w:sz w:val="22"/>
                  <w:szCs w:val="22"/>
                  <w:lang w:val="de-CH"/>
                </w:rPr>
                <w:t>festgestellt.“</w:t>
              </w:r>
              <w:r w:rsidRPr="00462FC5">
                <w:rPr>
                  <w:noProof/>
                  <w:sz w:val="22"/>
                  <w:szCs w:val="22"/>
                  <w:lang w:val="de-CH"/>
                  <w:rPrChange w:id="667" w:author="Remo Herren" w:date="2009-04-28T17:24:00Z">
                    <w:rPr>
                      <w:sz w:val="22"/>
                      <w:szCs w:val="22"/>
                    </w:rPr>
                  </w:rPrChange>
                </w:rPr>
                <w:br/>
              </w:r>
              <w:r w:rsidRPr="00462FC5">
                <w:rPr>
                  <w:noProof/>
                  <w:sz w:val="22"/>
                  <w:szCs w:val="22"/>
                  <w:lang w:val="de-CH"/>
                  <w:rPrChange w:id="668" w:author="Remo Herren" w:date="2009-04-28T17:24:00Z">
                    <w:rPr>
                      <w:sz w:val="22"/>
                      <w:szCs w:val="22"/>
                    </w:rPr>
                  </w:rPrChange>
                </w:rPr>
                <w:lastRenderedPageBreak/>
                <w:sym w:font="Wingdings" w:char="F0E0"/>
              </w:r>
              <w:r w:rsidRPr="00462FC5">
                <w:rPr>
                  <w:noProof/>
                  <w:sz w:val="22"/>
                  <w:szCs w:val="22"/>
                  <w:lang w:val="de-CH"/>
                  <w:rPrChange w:id="669" w:author="Remo Herren" w:date="2009-04-28T17:24:00Z">
                    <w:rPr>
                      <w:sz w:val="22"/>
                      <w:szCs w:val="22"/>
                    </w:rPr>
                  </w:rPrChange>
                </w:rPr>
                <w:t xml:space="preserve"> (spezifisch) „ Der Raum &lt;Bezeic</w:t>
              </w:r>
              <w:r w:rsidR="0057076D">
                <w:rPr>
                  <w:noProof/>
                  <w:sz w:val="22"/>
                  <w:szCs w:val="22"/>
                  <w:lang w:val="de-CH"/>
                </w:rPr>
                <w:t>hnung&gt; hat fehlendes Equipment“</w:t>
              </w:r>
              <w:r w:rsidRPr="00462FC5">
                <w:rPr>
                  <w:noProof/>
                  <w:sz w:val="22"/>
                  <w:szCs w:val="22"/>
                  <w:lang w:val="de-CH"/>
                  <w:rPrChange w:id="670" w:author="Remo Herren" w:date="2009-04-28T17:24:00Z">
                    <w:rPr>
                      <w:sz w:val="22"/>
                      <w:szCs w:val="22"/>
                    </w:rPr>
                  </w:rPrChange>
                </w:rPr>
                <w:br/>
              </w:r>
              <w:r w:rsidRPr="00462FC5">
                <w:rPr>
                  <w:noProof/>
                  <w:sz w:val="22"/>
                  <w:szCs w:val="22"/>
                  <w:lang w:val="de-CH"/>
                  <w:rPrChange w:id="671" w:author="Remo Herren" w:date="2009-04-28T17:24:00Z">
                    <w:rPr>
                      <w:sz w:val="22"/>
                      <w:szCs w:val="22"/>
                    </w:rPr>
                  </w:rPrChange>
                </w:rPr>
                <w:sym w:font="Wingdings" w:char="F0E0"/>
              </w:r>
              <w:r w:rsidRPr="00462FC5">
                <w:rPr>
                  <w:noProof/>
                  <w:sz w:val="22"/>
                  <w:szCs w:val="22"/>
                  <w:lang w:val="de-CH"/>
                  <w:rPrChange w:id="672" w:author="Remo Herren" w:date="2009-04-28T17:24:00Z">
                    <w:rPr>
                      <w:sz w:val="22"/>
                      <w:szCs w:val="22"/>
                    </w:rPr>
                  </w:rPrChange>
                </w:rPr>
                <w:t xml:space="preserve"> weitere spezifische Meldungen analog den oben genannten Punkten</w:t>
              </w:r>
            </w:ins>
          </w:p>
          <w:p w14:paraId="555B22E1" w14:textId="77777777" w:rsidR="0019347C" w:rsidRPr="00AA4CC9" w:rsidRDefault="0019347C" w:rsidP="0019347C">
            <w:pPr>
              <w:rPr>
                <w:ins w:id="673" w:author="Remo Herren" w:date="2009-04-28T17:21:00Z"/>
                <w:noProof/>
                <w:sz w:val="22"/>
                <w:szCs w:val="22"/>
                <w:lang w:val="de-CH"/>
                <w:rPrChange w:id="674" w:author="Remo Herren" w:date="2009-04-28T17:24:00Z">
                  <w:rPr>
                    <w:ins w:id="675" w:author="Remo Herren" w:date="2009-04-28T17:21:00Z"/>
                    <w:sz w:val="22"/>
                    <w:szCs w:val="22"/>
                  </w:rPr>
                </w:rPrChange>
              </w:rPr>
            </w:pPr>
          </w:p>
          <w:p w14:paraId="555B22E2" w14:textId="77777777" w:rsidR="0019347C" w:rsidRPr="00AA4CC9" w:rsidRDefault="00462FC5" w:rsidP="0019347C">
            <w:pPr>
              <w:pStyle w:val="ListParagraph"/>
              <w:numPr>
                <w:ilvl w:val="0"/>
                <w:numId w:val="48"/>
              </w:numPr>
              <w:tabs>
                <w:tab w:val="left" w:pos="5220"/>
              </w:tabs>
              <w:rPr>
                <w:ins w:id="676" w:author="Remo Herren" w:date="2009-04-28T17:21:00Z"/>
                <w:noProof/>
                <w:sz w:val="22"/>
                <w:szCs w:val="22"/>
                <w:lang w:val="de-CH"/>
                <w:rPrChange w:id="677" w:author="Remo Herren" w:date="2009-04-28T17:24:00Z">
                  <w:rPr>
                    <w:ins w:id="678" w:author="Remo Herren" w:date="2009-04-28T17:21:00Z"/>
                    <w:sz w:val="22"/>
                    <w:szCs w:val="22"/>
                  </w:rPr>
                </w:rPrChange>
              </w:rPr>
            </w:pPr>
            <w:ins w:id="679" w:author="Remo Herren" w:date="2009-04-28T17:21:00Z">
              <w:r w:rsidRPr="00462FC5">
                <w:rPr>
                  <w:noProof/>
                  <w:sz w:val="22"/>
                  <w:szCs w:val="22"/>
                  <w:lang w:val="de-CH"/>
                  <w:rPrChange w:id="680" w:author="Remo Herren" w:date="2009-04-28T17:24:00Z">
                    <w:rPr>
                      <w:sz w:val="22"/>
                      <w:szCs w:val="22"/>
                    </w:rPr>
                  </w:rPrChange>
                </w:rPr>
                <w:t>Eine Verschiebung zum gewünschten Zielraum (kann auch der Quellraum sein, aber zu einer anderen Zeit)  in den Kalenderansichten ist möglich und kann ohne Einschränkungen durchgeführt werden:</w:t>
              </w:r>
            </w:ins>
          </w:p>
          <w:p w14:paraId="555B22E3" w14:textId="77777777" w:rsidR="0019347C" w:rsidRPr="006E6EC3" w:rsidRDefault="0057076D" w:rsidP="006E6EC3">
            <w:pPr>
              <w:pStyle w:val="ListParagraph"/>
              <w:numPr>
                <w:ilvl w:val="1"/>
                <w:numId w:val="48"/>
              </w:numPr>
              <w:tabs>
                <w:tab w:val="left" w:pos="5220"/>
              </w:tabs>
              <w:rPr>
                <w:ins w:id="681" w:author="Remo Herren" w:date="2009-04-28T17:21:00Z"/>
                <w:noProof/>
                <w:sz w:val="22"/>
                <w:szCs w:val="22"/>
                <w:lang w:val="de-CH"/>
                <w:rPrChange w:id="682" w:author="Remo Herren" w:date="2009-05-27T08:12:00Z">
                  <w:rPr>
                    <w:ins w:id="683" w:author="Remo Herren" w:date="2009-04-28T17:21:00Z"/>
                    <w:sz w:val="22"/>
                    <w:szCs w:val="22"/>
                  </w:rPr>
                </w:rPrChange>
              </w:rPr>
            </w:pPr>
            <w:ins w:id="684" w:author="Remo Herren" w:date="2009-05-27T08:10:00Z">
              <w:r w:rsidRPr="006E6EC3">
                <w:rPr>
                  <w:noProof/>
                  <w:sz w:val="22"/>
                  <w:szCs w:val="22"/>
                  <w:lang w:val="de-CH"/>
                  <w:rPrChange w:id="685" w:author="Remo Herren" w:date="2009-05-27T08:12:00Z">
                    <w:rPr>
                      <w:noProof/>
                      <w:lang w:val="de-CH"/>
                    </w:rPr>
                  </w:rPrChange>
                </w:rPr>
                <w:t>Das</w:t>
              </w:r>
            </w:ins>
            <w:ins w:id="686" w:author="Remo Herren" w:date="2009-04-28T17:21:00Z">
              <w:r w:rsidR="00462FC5" w:rsidRPr="006E6EC3">
                <w:rPr>
                  <w:noProof/>
                  <w:sz w:val="22"/>
                  <w:szCs w:val="22"/>
                  <w:lang w:val="de-CH"/>
                  <w:rPrChange w:id="687" w:author="Remo Herren" w:date="2009-05-27T08:12:00Z">
                    <w:rPr>
                      <w:sz w:val="22"/>
                      <w:szCs w:val="22"/>
                    </w:rPr>
                  </w:rPrChange>
                </w:rPr>
                <w:t xml:space="preserve"> </w:t>
              </w:r>
            </w:ins>
            <w:ins w:id="688" w:author="Remo Herren" w:date="2009-05-27T08:11:00Z">
              <w:r w:rsidRPr="006E6EC3">
                <w:rPr>
                  <w:noProof/>
                  <w:sz w:val="22"/>
                  <w:szCs w:val="22"/>
                  <w:lang w:val="de-CH"/>
                  <w:rPrChange w:id="689" w:author="Remo Herren" w:date="2009-05-27T08:12:00Z">
                    <w:rPr>
                      <w:noProof/>
                      <w:lang w:val="de-CH"/>
                    </w:rPr>
                  </w:rPrChange>
                </w:rPr>
                <w:t>Verlängern/Verkürzen</w:t>
              </w:r>
            </w:ins>
            <w:ins w:id="690" w:author="Remo Herren" w:date="2009-04-28T17:21:00Z">
              <w:r w:rsidR="00462FC5" w:rsidRPr="006E6EC3">
                <w:rPr>
                  <w:noProof/>
                  <w:sz w:val="22"/>
                  <w:szCs w:val="22"/>
                  <w:lang w:val="de-CH"/>
                  <w:rPrChange w:id="691" w:author="Remo Herren" w:date="2009-05-27T08:12:00Z">
                    <w:rPr>
                      <w:sz w:val="22"/>
                      <w:szCs w:val="22"/>
                    </w:rPr>
                  </w:rPrChange>
                </w:rPr>
                <w:t xml:space="preserve"> </w:t>
              </w:r>
            </w:ins>
            <w:ins w:id="692" w:author="Remo Herren" w:date="2009-05-27T08:11:00Z">
              <w:r w:rsidRPr="006E6EC3">
                <w:rPr>
                  <w:noProof/>
                  <w:sz w:val="22"/>
                  <w:szCs w:val="22"/>
                  <w:lang w:val="de-CH"/>
                  <w:rPrChange w:id="693" w:author="Remo Herren" w:date="2009-05-27T08:12:00Z">
                    <w:rPr>
                      <w:noProof/>
                      <w:lang w:val="de-CH"/>
                    </w:rPr>
                  </w:rPrChange>
                </w:rPr>
                <w:t xml:space="preserve">der Zeit ist beuzüglich </w:t>
              </w:r>
            </w:ins>
            <w:ins w:id="694" w:author="Remo Herren" w:date="2009-04-28T17:21:00Z">
              <w:r w:rsidR="00462FC5" w:rsidRPr="006E6EC3">
                <w:rPr>
                  <w:noProof/>
                  <w:sz w:val="22"/>
                  <w:szCs w:val="22"/>
                  <w:lang w:val="de-CH"/>
                  <w:rPrChange w:id="695" w:author="Remo Herren" w:date="2009-05-27T08:12:00Z">
                    <w:rPr>
                      <w:sz w:val="22"/>
                      <w:szCs w:val="22"/>
                    </w:rPr>
                  </w:rPrChange>
                </w:rPr>
                <w:t xml:space="preserve">der Bestellung beim Dienstleister (Angebotszone) unproblematisch </w:t>
              </w:r>
            </w:ins>
          </w:p>
          <w:p w14:paraId="555B22E4" w14:textId="77777777" w:rsidR="0057076D" w:rsidRDefault="0057076D" w:rsidP="0019347C">
            <w:pPr>
              <w:pStyle w:val="ListParagraph"/>
              <w:numPr>
                <w:ilvl w:val="1"/>
                <w:numId w:val="48"/>
              </w:numPr>
              <w:tabs>
                <w:tab w:val="left" w:pos="5220"/>
              </w:tabs>
              <w:rPr>
                <w:ins w:id="696" w:author="Remo Herren" w:date="2009-05-27T08:12:00Z"/>
                <w:noProof/>
                <w:sz w:val="22"/>
                <w:szCs w:val="22"/>
                <w:lang w:val="de-CH"/>
              </w:rPr>
            </w:pPr>
            <w:ins w:id="697" w:author="Remo Herren" w:date="2009-04-28T17:21:00Z">
              <w:r>
                <w:rPr>
                  <w:noProof/>
                  <w:sz w:val="22"/>
                  <w:szCs w:val="22"/>
                  <w:lang w:val="de-CH"/>
                </w:rPr>
                <w:t xml:space="preserve">Das </w:t>
              </w:r>
            </w:ins>
            <w:ins w:id="698" w:author="Remo Herren" w:date="2009-05-27T08:12:00Z">
              <w:r>
                <w:rPr>
                  <w:noProof/>
                  <w:sz w:val="22"/>
                  <w:szCs w:val="22"/>
                  <w:lang w:val="de-CH"/>
                </w:rPr>
                <w:t>mobi</w:t>
              </w:r>
              <w:r w:rsidR="006E6EC3">
                <w:rPr>
                  <w:noProof/>
                  <w:sz w:val="22"/>
                  <w:szCs w:val="22"/>
                  <w:lang w:val="de-CH"/>
                </w:rPr>
                <w:t xml:space="preserve">le </w:t>
              </w:r>
            </w:ins>
            <w:ins w:id="699" w:author="Remo Herren" w:date="2009-04-28T17:21:00Z">
              <w:r>
                <w:rPr>
                  <w:noProof/>
                  <w:sz w:val="22"/>
                  <w:szCs w:val="22"/>
                  <w:lang w:val="de-CH"/>
                </w:rPr>
                <w:t xml:space="preserve">Equipment </w:t>
              </w:r>
            </w:ins>
            <w:ins w:id="700" w:author="Remo Herren" w:date="2009-05-27T08:12:00Z">
              <w:r>
                <w:rPr>
                  <w:noProof/>
                  <w:sz w:val="22"/>
                  <w:szCs w:val="22"/>
                  <w:lang w:val="de-CH"/>
                </w:rPr>
                <w:t>ist ebenfalls frei</w:t>
              </w:r>
            </w:ins>
          </w:p>
          <w:p w14:paraId="555B22E5" w14:textId="77777777" w:rsidR="0019347C" w:rsidRPr="00AA4CC9" w:rsidRDefault="00462FC5" w:rsidP="0019347C">
            <w:pPr>
              <w:rPr>
                <w:ins w:id="701" w:author="Remo Herren" w:date="2009-04-28T17:21:00Z"/>
                <w:noProof/>
                <w:sz w:val="22"/>
                <w:szCs w:val="22"/>
                <w:lang w:val="de-CH"/>
                <w:rPrChange w:id="702" w:author="Remo Herren" w:date="2009-04-28T17:24:00Z">
                  <w:rPr>
                    <w:ins w:id="703" w:author="Remo Herren" w:date="2009-04-28T17:21:00Z"/>
                    <w:sz w:val="22"/>
                    <w:szCs w:val="22"/>
                  </w:rPr>
                </w:rPrChange>
              </w:rPr>
            </w:pPr>
            <w:ins w:id="704" w:author="Remo Herren" w:date="2009-04-28T17:21:00Z">
              <w:r w:rsidRPr="00462FC5">
                <w:rPr>
                  <w:noProof/>
                  <w:sz w:val="22"/>
                  <w:szCs w:val="22"/>
                  <w:lang w:val="de-CH"/>
                  <w:rPrChange w:id="705" w:author="Remo Herren" w:date="2009-04-28T17:24:00Z">
                    <w:rPr>
                      <w:sz w:val="22"/>
                      <w:szCs w:val="22"/>
                    </w:rPr>
                  </w:rPrChange>
                </w:rPr>
                <w:t>VERHALTEN</w:t>
              </w:r>
            </w:ins>
          </w:p>
          <w:p w14:paraId="555B22E6" w14:textId="77777777" w:rsidR="0019347C" w:rsidRPr="00AA4CC9" w:rsidRDefault="00462FC5" w:rsidP="0019347C">
            <w:pPr>
              <w:pStyle w:val="ListParagraph"/>
              <w:numPr>
                <w:ilvl w:val="1"/>
                <w:numId w:val="48"/>
              </w:numPr>
              <w:tabs>
                <w:tab w:val="left" w:pos="5220"/>
              </w:tabs>
              <w:rPr>
                <w:ins w:id="706" w:author="Remo Herren" w:date="2009-04-28T17:21:00Z"/>
                <w:noProof/>
                <w:sz w:val="22"/>
                <w:szCs w:val="22"/>
                <w:lang w:val="de-CH"/>
                <w:rPrChange w:id="707" w:author="Remo Herren" w:date="2009-04-28T17:24:00Z">
                  <w:rPr>
                    <w:ins w:id="708" w:author="Remo Herren" w:date="2009-04-28T17:21:00Z"/>
                    <w:sz w:val="22"/>
                    <w:szCs w:val="22"/>
                  </w:rPr>
                </w:rPrChange>
              </w:rPr>
            </w:pPr>
            <w:ins w:id="709" w:author="Remo Herren" w:date="2009-04-28T17:21:00Z">
              <w:r w:rsidRPr="00462FC5">
                <w:rPr>
                  <w:noProof/>
                  <w:sz w:val="22"/>
                  <w:szCs w:val="22"/>
                  <w:lang w:val="de-CH"/>
                  <w:rPrChange w:id="710" w:author="Remo Herren" w:date="2009-04-28T17:24:00Z">
                    <w:rPr>
                      <w:sz w:val="22"/>
                      <w:szCs w:val="22"/>
                    </w:rPr>
                  </w:rPrChange>
                </w:rPr>
                <w:t>nach dem loslassen der linken Maustaste</w:t>
              </w:r>
              <w:r w:rsidR="006E6EC3">
                <w:rPr>
                  <w:noProof/>
                  <w:sz w:val="22"/>
                  <w:szCs w:val="22"/>
                  <w:lang w:val="de-CH"/>
                </w:rPr>
                <w:t xml:space="preserve">, wird die Reservation </w:t>
              </w:r>
            </w:ins>
            <w:ins w:id="711" w:author="Remo Herren" w:date="2009-05-27T08:13:00Z">
              <w:r w:rsidR="006E6EC3">
                <w:rPr>
                  <w:noProof/>
                  <w:sz w:val="22"/>
                  <w:szCs w:val="22"/>
                  <w:lang w:val="de-CH"/>
                </w:rPr>
                <w:t>verlängert/verkürzt</w:t>
              </w:r>
            </w:ins>
            <w:ins w:id="712" w:author="Remo Herren" w:date="2009-04-28T17:21:00Z">
              <w:r w:rsidRPr="00462FC5">
                <w:rPr>
                  <w:noProof/>
                  <w:sz w:val="22"/>
                  <w:szCs w:val="22"/>
                  <w:lang w:val="de-CH"/>
                  <w:rPrChange w:id="713" w:author="Remo Herren" w:date="2009-04-28T17:24:00Z">
                    <w:rPr>
                      <w:sz w:val="22"/>
                      <w:szCs w:val="22"/>
                    </w:rPr>
                  </w:rPrChange>
                </w:rPr>
                <w:t>.</w:t>
              </w:r>
            </w:ins>
          </w:p>
          <w:p w14:paraId="555B22E7" w14:textId="77777777" w:rsidR="0019347C" w:rsidRPr="00AA4CC9" w:rsidRDefault="00462FC5" w:rsidP="0019347C">
            <w:pPr>
              <w:pStyle w:val="ListParagraph"/>
              <w:numPr>
                <w:ilvl w:val="1"/>
                <w:numId w:val="48"/>
              </w:numPr>
              <w:tabs>
                <w:tab w:val="left" w:pos="5220"/>
              </w:tabs>
              <w:rPr>
                <w:ins w:id="714" w:author="Remo Herren" w:date="2009-04-28T17:21:00Z"/>
                <w:noProof/>
                <w:sz w:val="22"/>
                <w:szCs w:val="22"/>
                <w:lang w:val="de-CH"/>
                <w:rPrChange w:id="715" w:author="Remo Herren" w:date="2009-04-28T17:24:00Z">
                  <w:rPr>
                    <w:ins w:id="716" w:author="Remo Herren" w:date="2009-04-28T17:21:00Z"/>
                    <w:sz w:val="22"/>
                    <w:szCs w:val="22"/>
                  </w:rPr>
                </w:rPrChange>
              </w:rPr>
            </w:pPr>
            <w:ins w:id="717" w:author="Remo Herren" w:date="2009-04-28T17:21:00Z">
              <w:r w:rsidRPr="00462FC5">
                <w:rPr>
                  <w:noProof/>
                  <w:sz w:val="22"/>
                  <w:szCs w:val="22"/>
                  <w:lang w:val="de-CH"/>
                  <w:rPrChange w:id="718" w:author="Remo Herren" w:date="2009-04-28T17:24:00Z">
                    <w:rPr>
                      <w:sz w:val="22"/>
                      <w:szCs w:val="22"/>
                    </w:rPr>
                  </w:rPrChange>
                </w:rPr>
                <w:t>eine entsprechende Meldung (Hinweismeldung) wird im Action Panel ausgegeben</w:t>
              </w:r>
              <w:r w:rsidRPr="00462FC5">
                <w:rPr>
                  <w:noProof/>
                  <w:sz w:val="22"/>
                  <w:szCs w:val="22"/>
                  <w:lang w:val="de-CH"/>
                  <w:rPrChange w:id="719" w:author="Remo Herren" w:date="2009-04-28T17:24:00Z">
                    <w:rPr>
                      <w:sz w:val="22"/>
                      <w:szCs w:val="22"/>
                    </w:rPr>
                  </w:rPrChange>
                </w:rPr>
                <w:br/>
              </w:r>
              <w:r w:rsidRPr="00462FC5">
                <w:rPr>
                  <w:noProof/>
                  <w:sz w:val="22"/>
                  <w:szCs w:val="22"/>
                  <w:lang w:val="de-CH"/>
                  <w:rPrChange w:id="720" w:author="Remo Herren" w:date="2009-04-28T17:24:00Z">
                    <w:rPr>
                      <w:sz w:val="22"/>
                      <w:szCs w:val="22"/>
                    </w:rPr>
                  </w:rPrChange>
                </w:rPr>
                <w:sym w:font="Wingdings" w:char="F0E0"/>
              </w:r>
              <w:r w:rsidRPr="00462FC5">
                <w:rPr>
                  <w:noProof/>
                  <w:sz w:val="22"/>
                  <w:szCs w:val="22"/>
                  <w:lang w:val="de-CH"/>
                  <w:rPrChange w:id="721" w:author="Remo Herren" w:date="2009-04-28T17:24:00Z">
                    <w:rPr>
                      <w:sz w:val="22"/>
                      <w:szCs w:val="22"/>
                    </w:rPr>
                  </w:rPrChange>
                </w:rPr>
                <w:t xml:space="preserve"> „Die Reservation konnte vollständig und erfolgreich verschoben werden.“</w:t>
              </w:r>
            </w:ins>
          </w:p>
          <w:p w14:paraId="555B22E8" w14:textId="77777777" w:rsidR="0019347C" w:rsidRPr="00AA4CC9" w:rsidRDefault="0019347C" w:rsidP="0019347C">
            <w:pPr>
              <w:rPr>
                <w:ins w:id="722" w:author="Remo Herren" w:date="2009-04-28T17:21:00Z"/>
                <w:noProof/>
                <w:sz w:val="22"/>
                <w:szCs w:val="22"/>
                <w:lang w:val="de-CH"/>
                <w:rPrChange w:id="723" w:author="Remo Herren" w:date="2009-04-28T17:24:00Z">
                  <w:rPr>
                    <w:ins w:id="724" w:author="Remo Herren" w:date="2009-04-28T17:21:00Z"/>
                    <w:sz w:val="22"/>
                    <w:szCs w:val="22"/>
                  </w:rPr>
                </w:rPrChange>
              </w:rPr>
            </w:pPr>
          </w:p>
          <w:p w14:paraId="555B22E9" w14:textId="77777777" w:rsidR="0019347C" w:rsidRPr="00AA4CC9" w:rsidRDefault="00462FC5" w:rsidP="0019347C">
            <w:pPr>
              <w:pStyle w:val="ListParagraph"/>
              <w:numPr>
                <w:ilvl w:val="0"/>
                <w:numId w:val="48"/>
              </w:numPr>
              <w:tabs>
                <w:tab w:val="left" w:pos="5220"/>
              </w:tabs>
              <w:rPr>
                <w:ins w:id="725" w:author="Remo Herren" w:date="2009-04-28T17:21:00Z"/>
                <w:noProof/>
                <w:sz w:val="22"/>
                <w:szCs w:val="22"/>
                <w:lang w:val="de-CH"/>
                <w:rPrChange w:id="726" w:author="Remo Herren" w:date="2009-04-28T17:24:00Z">
                  <w:rPr>
                    <w:ins w:id="727" w:author="Remo Herren" w:date="2009-04-28T17:21:00Z"/>
                    <w:sz w:val="22"/>
                    <w:szCs w:val="22"/>
                  </w:rPr>
                </w:rPrChange>
              </w:rPr>
            </w:pPr>
            <w:ins w:id="728" w:author="Remo Herren" w:date="2009-04-28T17:21:00Z">
              <w:r w:rsidRPr="00462FC5">
                <w:rPr>
                  <w:noProof/>
                  <w:sz w:val="22"/>
                  <w:szCs w:val="22"/>
                  <w:lang w:val="de-CH"/>
                  <w:rPrChange w:id="729" w:author="Remo Herren" w:date="2009-04-28T17:24:00Z">
                    <w:rPr>
                      <w:sz w:val="22"/>
                      <w:szCs w:val="22"/>
                    </w:rPr>
                  </w:rPrChange>
                </w:rPr>
                <w:t xml:space="preserve">Serienbuchung: </w:t>
              </w:r>
            </w:ins>
          </w:p>
          <w:p w14:paraId="555B22EA" w14:textId="77777777" w:rsidR="0019347C" w:rsidRPr="00AA4CC9" w:rsidRDefault="00462FC5" w:rsidP="0019347C">
            <w:pPr>
              <w:pStyle w:val="ListParagraph"/>
              <w:numPr>
                <w:ilvl w:val="1"/>
                <w:numId w:val="48"/>
              </w:numPr>
              <w:tabs>
                <w:tab w:val="left" w:pos="5220"/>
              </w:tabs>
              <w:rPr>
                <w:ins w:id="730" w:author="Remo Herren" w:date="2009-04-28T17:21:00Z"/>
                <w:noProof/>
                <w:sz w:val="22"/>
                <w:szCs w:val="22"/>
                <w:lang w:val="de-CH"/>
                <w:rPrChange w:id="731" w:author="Remo Herren" w:date="2009-04-28T17:24:00Z">
                  <w:rPr>
                    <w:ins w:id="732" w:author="Remo Herren" w:date="2009-04-28T17:21:00Z"/>
                    <w:sz w:val="22"/>
                    <w:szCs w:val="22"/>
                  </w:rPr>
                </w:rPrChange>
              </w:rPr>
            </w:pPr>
            <w:ins w:id="733" w:author="Remo Herren" w:date="2009-04-28T17:21:00Z">
              <w:r w:rsidRPr="00462FC5">
                <w:rPr>
                  <w:noProof/>
                  <w:sz w:val="22"/>
                  <w:szCs w:val="22"/>
                  <w:lang w:val="de-CH"/>
                  <w:rPrChange w:id="734" w:author="Remo Herren" w:date="2009-04-28T17:24:00Z">
                    <w:rPr>
                      <w:sz w:val="22"/>
                      <w:szCs w:val="22"/>
                    </w:rPr>
                  </w:rPrChange>
                </w:rPr>
                <w:t xml:space="preserve">Bei Serienbuchung-Items wird beim </w:t>
              </w:r>
            </w:ins>
            <w:ins w:id="735" w:author="Remo Herren" w:date="2009-05-27T08:13:00Z">
              <w:r w:rsidR="006E6EC3">
                <w:rPr>
                  <w:noProof/>
                  <w:sz w:val="22"/>
                  <w:szCs w:val="22"/>
                  <w:lang w:val="de-CH"/>
                </w:rPr>
                <w:t>Verlängern/Verkürzen</w:t>
              </w:r>
            </w:ins>
            <w:ins w:id="736" w:author="Remo Herren" w:date="2009-04-28T17:21:00Z">
              <w:r w:rsidRPr="00462FC5">
                <w:rPr>
                  <w:noProof/>
                  <w:sz w:val="22"/>
                  <w:szCs w:val="22"/>
                  <w:lang w:val="de-CH"/>
                  <w:rPrChange w:id="737" w:author="Remo Herren" w:date="2009-04-28T17:24:00Z">
                    <w:rPr>
                      <w:sz w:val="22"/>
                      <w:szCs w:val="22"/>
                    </w:rPr>
                  </w:rPrChange>
                </w:rPr>
                <w:t xml:space="preserve"> immer nur das aktuell selektierte Item </w:t>
              </w:r>
            </w:ins>
            <w:ins w:id="738" w:author="Remo Herren" w:date="2009-05-27T08:14:00Z">
              <w:r w:rsidR="006E6EC3">
                <w:rPr>
                  <w:noProof/>
                  <w:sz w:val="22"/>
                  <w:szCs w:val="22"/>
                  <w:lang w:val="de-CH"/>
                </w:rPr>
                <w:t>verlängert/verkürzt</w:t>
              </w:r>
            </w:ins>
            <w:ins w:id="739" w:author="Remo Herren" w:date="2009-04-28T17:21:00Z">
              <w:r w:rsidRPr="00462FC5">
                <w:rPr>
                  <w:noProof/>
                  <w:sz w:val="22"/>
                  <w:szCs w:val="22"/>
                  <w:lang w:val="de-CH"/>
                  <w:rPrChange w:id="740" w:author="Remo Herren" w:date="2009-04-28T17:24:00Z">
                    <w:rPr>
                      <w:sz w:val="22"/>
                      <w:szCs w:val="22"/>
                    </w:rPr>
                  </w:rPrChange>
                </w:rPr>
                <w:t>, nie aber die ganze Serie.</w:t>
              </w:r>
            </w:ins>
          </w:p>
          <w:p w14:paraId="555B22EB" w14:textId="77777777" w:rsidR="0019347C" w:rsidRPr="00AA4CC9" w:rsidRDefault="00462FC5" w:rsidP="0019347C">
            <w:pPr>
              <w:pStyle w:val="ListParagraph"/>
              <w:numPr>
                <w:ilvl w:val="1"/>
                <w:numId w:val="48"/>
              </w:numPr>
              <w:tabs>
                <w:tab w:val="left" w:pos="5220"/>
              </w:tabs>
              <w:rPr>
                <w:ins w:id="741" w:author="Remo Herren" w:date="2009-04-28T17:21:00Z"/>
                <w:noProof/>
                <w:sz w:val="22"/>
                <w:szCs w:val="22"/>
                <w:lang w:val="de-CH"/>
                <w:rPrChange w:id="742" w:author="Remo Herren" w:date="2009-04-28T17:24:00Z">
                  <w:rPr>
                    <w:ins w:id="743" w:author="Remo Herren" w:date="2009-04-28T17:21:00Z"/>
                    <w:sz w:val="22"/>
                    <w:szCs w:val="22"/>
                  </w:rPr>
                </w:rPrChange>
              </w:rPr>
            </w:pPr>
            <w:ins w:id="744" w:author="Remo Herren" w:date="2009-04-28T17:21:00Z">
              <w:r w:rsidRPr="00462FC5">
                <w:rPr>
                  <w:noProof/>
                  <w:sz w:val="22"/>
                  <w:szCs w:val="22"/>
                  <w:lang w:val="de-CH"/>
                  <w:rPrChange w:id="745" w:author="Remo Herren" w:date="2009-04-28T17:24:00Z">
                    <w:rPr>
                      <w:sz w:val="22"/>
                      <w:szCs w:val="22"/>
                    </w:rPr>
                  </w:rPrChange>
                </w:rPr>
                <w:t xml:space="preserve">Beim zu </w:t>
              </w:r>
            </w:ins>
            <w:ins w:id="746" w:author="Remo Herren" w:date="2009-05-27T08:14:00Z">
              <w:r w:rsidR="006E6EC3">
                <w:rPr>
                  <w:noProof/>
                  <w:sz w:val="22"/>
                  <w:szCs w:val="22"/>
                  <w:lang w:val="de-CH"/>
                </w:rPr>
                <w:t>verlängernden/verkürzenden</w:t>
              </w:r>
            </w:ins>
            <w:ins w:id="747" w:author="Remo Herren" w:date="2009-04-28T17:21:00Z">
              <w:r w:rsidRPr="00462FC5">
                <w:rPr>
                  <w:noProof/>
                  <w:sz w:val="22"/>
                  <w:szCs w:val="22"/>
                  <w:lang w:val="de-CH"/>
                  <w:rPrChange w:id="748" w:author="Remo Herren" w:date="2009-04-28T17:24:00Z">
                    <w:rPr>
                      <w:sz w:val="22"/>
                      <w:szCs w:val="22"/>
                    </w:rPr>
                  </w:rPrChange>
                </w:rPr>
                <w:t xml:space="preserve"> Serienbuchungs-Item gelten die gleichen Regeln wie oben beschrieben</w:t>
              </w:r>
            </w:ins>
          </w:p>
          <w:p w14:paraId="555B22EC" w14:textId="77777777" w:rsidR="0019347C" w:rsidRPr="00AA4CC9" w:rsidRDefault="00462FC5" w:rsidP="0019347C">
            <w:pPr>
              <w:pStyle w:val="ListParagraph"/>
              <w:numPr>
                <w:ilvl w:val="1"/>
                <w:numId w:val="48"/>
              </w:numPr>
              <w:tabs>
                <w:tab w:val="left" w:pos="5220"/>
              </w:tabs>
              <w:rPr>
                <w:ins w:id="749" w:author="Remo Herren" w:date="2009-04-28T17:21:00Z"/>
                <w:noProof/>
                <w:sz w:val="22"/>
                <w:szCs w:val="22"/>
                <w:lang w:val="de-CH"/>
                <w:rPrChange w:id="750" w:author="Remo Herren" w:date="2009-04-28T17:24:00Z">
                  <w:rPr>
                    <w:ins w:id="751" w:author="Remo Herren" w:date="2009-04-28T17:21:00Z"/>
                    <w:sz w:val="22"/>
                    <w:szCs w:val="22"/>
                  </w:rPr>
                </w:rPrChange>
              </w:rPr>
            </w:pPr>
            <w:ins w:id="752" w:author="Remo Herren" w:date="2009-04-28T17:21:00Z">
              <w:r w:rsidRPr="00462FC5">
                <w:rPr>
                  <w:noProof/>
                  <w:sz w:val="22"/>
                  <w:szCs w:val="22"/>
                  <w:lang w:val="de-CH"/>
                  <w:rPrChange w:id="753" w:author="Remo Herren" w:date="2009-04-28T17:24:00Z">
                    <w:rPr>
                      <w:sz w:val="22"/>
                      <w:szCs w:val="22"/>
                    </w:rPr>
                  </w:rPrChange>
                </w:rPr>
                <w:t>Zusätzlich wird aber in jedem Fall noch eine zusätzliche Meldung (Warnhinweis) ausgegeben:</w:t>
              </w:r>
              <w:r w:rsidRPr="00462FC5">
                <w:rPr>
                  <w:noProof/>
                  <w:sz w:val="22"/>
                  <w:szCs w:val="22"/>
                  <w:lang w:val="de-CH"/>
                  <w:rPrChange w:id="754" w:author="Remo Herren" w:date="2009-04-28T17:24:00Z">
                    <w:rPr>
                      <w:sz w:val="22"/>
                      <w:szCs w:val="22"/>
                    </w:rPr>
                  </w:rPrChange>
                </w:rPr>
                <w:br/>
              </w:r>
              <w:r w:rsidRPr="00462FC5">
                <w:rPr>
                  <w:noProof/>
                  <w:sz w:val="22"/>
                  <w:szCs w:val="22"/>
                  <w:lang w:val="de-CH"/>
                  <w:rPrChange w:id="755" w:author="Remo Herren" w:date="2009-04-28T17:24:00Z">
                    <w:rPr>
                      <w:sz w:val="22"/>
                      <w:szCs w:val="22"/>
                    </w:rPr>
                  </w:rPrChange>
                </w:rPr>
                <w:sym w:font="Wingdings" w:char="F0E0"/>
              </w:r>
              <w:r w:rsidRPr="00462FC5">
                <w:rPr>
                  <w:noProof/>
                  <w:sz w:val="22"/>
                  <w:szCs w:val="22"/>
                  <w:lang w:val="de-CH"/>
                  <w:rPrChange w:id="756" w:author="Remo Herren" w:date="2009-04-28T17:24:00Z">
                    <w:rPr>
                      <w:sz w:val="22"/>
                      <w:szCs w:val="22"/>
                    </w:rPr>
                  </w:rPrChange>
                </w:rPr>
                <w:t xml:space="preserve"> </w:t>
              </w:r>
              <w:commentRangeStart w:id="757"/>
              <w:r w:rsidRPr="00462FC5">
                <w:rPr>
                  <w:noProof/>
                  <w:sz w:val="22"/>
                  <w:szCs w:val="22"/>
                  <w:lang w:val="de-CH"/>
                  <w:rPrChange w:id="758" w:author="Remo Herren" w:date="2009-04-28T17:24:00Z">
                    <w:rPr>
                      <w:sz w:val="22"/>
                      <w:szCs w:val="22"/>
                    </w:rPr>
                  </w:rPrChange>
                </w:rPr>
                <w:t>„Es wurde nur das aktuelle Serien-Item verschoben.“</w:t>
              </w:r>
              <w:commentRangeEnd w:id="757"/>
              <w:r w:rsidRPr="00462FC5">
                <w:rPr>
                  <w:rStyle w:val="CommentReference"/>
                  <w:noProof/>
                  <w:sz w:val="22"/>
                  <w:szCs w:val="22"/>
                  <w:lang w:val="de-CH"/>
                  <w:rPrChange w:id="759" w:author="Remo Herren" w:date="2009-04-28T17:24:00Z">
                    <w:rPr>
                      <w:rStyle w:val="CommentReference"/>
                      <w:sz w:val="22"/>
                      <w:szCs w:val="22"/>
                    </w:rPr>
                  </w:rPrChange>
                </w:rPr>
                <w:commentReference w:id="757"/>
              </w:r>
            </w:ins>
          </w:p>
          <w:p w14:paraId="555B22ED" w14:textId="77777777" w:rsidR="0019347C" w:rsidRPr="00AA4CC9" w:rsidRDefault="0019347C" w:rsidP="00935B84">
            <w:pPr>
              <w:tabs>
                <w:tab w:val="left" w:pos="5220"/>
              </w:tabs>
              <w:rPr>
                <w:ins w:id="760" w:author="Remo Herren" w:date="2009-04-28T17:21:00Z"/>
                <w:noProof/>
                <w:sz w:val="22"/>
                <w:szCs w:val="22"/>
                <w:lang w:val="de-CH"/>
                <w:rPrChange w:id="761" w:author="Remo Herren" w:date="2009-04-28T17:24:00Z">
                  <w:rPr>
                    <w:ins w:id="762" w:author="Remo Herren" w:date="2009-04-28T17:21:00Z"/>
                    <w:sz w:val="22"/>
                    <w:szCs w:val="22"/>
                  </w:rPr>
                </w:rPrChange>
              </w:rPr>
            </w:pPr>
          </w:p>
        </w:tc>
      </w:tr>
      <w:tr w:rsidR="0019347C" w:rsidRPr="00935B84" w14:paraId="555B2300" w14:textId="77777777" w:rsidTr="0019347C">
        <w:tblPrEx>
          <w:tblW w:w="9322" w:type="dxa"/>
          <w:tblLayout w:type="fixed"/>
          <w:tblCellMar>
            <w:top w:w="57" w:type="dxa"/>
            <w:bottom w:w="57" w:type="dxa"/>
          </w:tblCellMar>
          <w:tblLook w:val="0000" w:firstRow="0" w:lastRow="0" w:firstColumn="0" w:lastColumn="0" w:noHBand="0" w:noVBand="0"/>
          <w:tblPrExChange w:id="763" w:author="Remo Herren" w:date="2009-04-28T17:20:00Z">
            <w:tblPrEx>
              <w:tblW w:w="10125" w:type="dxa"/>
              <w:tblLayout w:type="fixed"/>
              <w:tblCellMar>
                <w:top w:w="57" w:type="dxa"/>
                <w:bottom w:w="57" w:type="dxa"/>
              </w:tblCellMar>
              <w:tblLook w:val="0000" w:firstRow="0" w:lastRow="0" w:firstColumn="0" w:lastColumn="0" w:noHBand="0" w:noVBand="0"/>
            </w:tblPrEx>
          </w:tblPrExChange>
        </w:tblPrEx>
        <w:trPr>
          <w:ins w:id="764" w:author="Remo Herren" w:date="2009-04-28T17:19:00Z"/>
        </w:trPr>
        <w:tc>
          <w:tcPr>
            <w:tcW w:w="1809" w:type="dxa"/>
            <w:tcBorders>
              <w:top w:val="single" w:sz="4" w:space="0" w:color="auto"/>
              <w:left w:val="single" w:sz="4" w:space="0" w:color="auto"/>
              <w:bottom w:val="single" w:sz="4" w:space="0" w:color="auto"/>
              <w:right w:val="single" w:sz="4" w:space="0" w:color="auto"/>
            </w:tcBorders>
            <w:tcPrChange w:id="765" w:author="Remo Herren" w:date="2009-04-28T17:20:00Z">
              <w:tcPr>
                <w:tcW w:w="2187" w:type="dxa"/>
                <w:gridSpan w:val="2"/>
                <w:tcBorders>
                  <w:top w:val="single" w:sz="4" w:space="0" w:color="auto"/>
                  <w:left w:val="single" w:sz="4" w:space="0" w:color="auto"/>
                  <w:bottom w:val="single" w:sz="4" w:space="0" w:color="auto"/>
                  <w:right w:val="single" w:sz="4" w:space="0" w:color="auto"/>
                </w:tcBorders>
              </w:tcPr>
            </w:tcPrChange>
          </w:tcPr>
          <w:p w14:paraId="555B22EF" w14:textId="77777777" w:rsidR="0019347C" w:rsidRPr="00AA4CC9" w:rsidRDefault="00462FC5" w:rsidP="00935B84">
            <w:pPr>
              <w:tabs>
                <w:tab w:val="left" w:pos="5220"/>
              </w:tabs>
              <w:spacing w:after="40"/>
              <w:rPr>
                <w:ins w:id="766" w:author="Remo Herren" w:date="2009-04-28T17:19:00Z"/>
                <w:rFonts w:ascii="Segoe UI" w:hAnsi="Segoe UI" w:cs="Segoe UI"/>
                <w:b/>
                <w:noProof/>
                <w:sz w:val="18"/>
                <w:lang w:val="de-CH"/>
                <w:rPrChange w:id="767" w:author="Remo Herren" w:date="2009-04-28T17:24:00Z">
                  <w:rPr>
                    <w:ins w:id="768" w:author="Remo Herren" w:date="2009-04-28T17:19:00Z"/>
                    <w:rFonts w:ascii="Segoe UI" w:hAnsi="Segoe UI" w:cs="Segoe UI"/>
                    <w:b/>
                    <w:sz w:val="18"/>
                  </w:rPr>
                </w:rPrChange>
              </w:rPr>
            </w:pPr>
            <w:ins w:id="769" w:author="Remo Herren" w:date="2009-04-28T17:20:00Z">
              <w:r w:rsidRPr="00462FC5">
                <w:rPr>
                  <w:rFonts w:ascii="Segoe UI" w:hAnsi="Segoe UI" w:cs="Segoe UI"/>
                  <w:b/>
                  <w:noProof/>
                  <w:sz w:val="18"/>
                  <w:lang w:val="de-CH"/>
                  <w:rPrChange w:id="770" w:author="Remo Herren" w:date="2009-04-28T17:24:00Z">
                    <w:rPr>
                      <w:rFonts w:ascii="Segoe UI" w:hAnsi="Segoe UI" w:cs="Segoe UI"/>
                      <w:b/>
                      <w:sz w:val="18"/>
                      <w:szCs w:val="16"/>
                    </w:rPr>
                  </w:rPrChange>
                </w:rPr>
                <w:lastRenderedPageBreak/>
                <w:t xml:space="preserve">Darstellung </w:t>
              </w:r>
            </w:ins>
            <w:ins w:id="771" w:author="Remo Herren" w:date="2009-04-28T17:19:00Z">
              <w:r w:rsidRPr="00462FC5">
                <w:rPr>
                  <w:rFonts w:ascii="Segoe UI" w:hAnsi="Segoe UI" w:cs="Segoe UI"/>
                  <w:b/>
                  <w:noProof/>
                  <w:sz w:val="18"/>
                  <w:lang w:val="de-CH"/>
                  <w:rPrChange w:id="772" w:author="Remo Herren" w:date="2009-04-28T17:24:00Z">
                    <w:rPr>
                      <w:rFonts w:ascii="Segoe UI" w:hAnsi="Segoe UI" w:cs="Segoe UI"/>
                      <w:b/>
                      <w:sz w:val="18"/>
                      <w:szCs w:val="16"/>
                    </w:rPr>
                  </w:rPrChange>
                </w:rPr>
                <w:t>Kalenderansichten</w:t>
              </w:r>
            </w:ins>
          </w:p>
        </w:tc>
        <w:tc>
          <w:tcPr>
            <w:tcW w:w="7513" w:type="dxa"/>
            <w:tcBorders>
              <w:top w:val="single" w:sz="4" w:space="0" w:color="auto"/>
              <w:left w:val="single" w:sz="4" w:space="0" w:color="auto"/>
              <w:bottom w:val="single" w:sz="4" w:space="0" w:color="auto"/>
              <w:right w:val="single" w:sz="4" w:space="0" w:color="auto"/>
            </w:tcBorders>
            <w:tcPrChange w:id="773" w:author="Remo Herren" w:date="2009-04-28T17:20:00Z">
              <w:tcPr>
                <w:tcW w:w="7938" w:type="dxa"/>
                <w:gridSpan w:val="2"/>
                <w:tcBorders>
                  <w:top w:val="single" w:sz="4" w:space="0" w:color="auto"/>
                  <w:left w:val="single" w:sz="4" w:space="0" w:color="auto"/>
                  <w:bottom w:val="single" w:sz="4" w:space="0" w:color="auto"/>
                  <w:right w:val="single" w:sz="4" w:space="0" w:color="auto"/>
                </w:tcBorders>
              </w:tcPr>
            </w:tcPrChange>
          </w:tcPr>
          <w:p w14:paraId="555B22F0" w14:textId="77777777" w:rsidR="0019347C" w:rsidRDefault="00462FC5" w:rsidP="00935B84">
            <w:pPr>
              <w:tabs>
                <w:tab w:val="left" w:pos="5220"/>
              </w:tabs>
              <w:rPr>
                <w:ins w:id="774" w:author="Remo Herren" w:date="2009-04-28T17:43:00Z"/>
                <w:noProof/>
                <w:sz w:val="22"/>
                <w:szCs w:val="22"/>
                <w:lang w:val="de-CH"/>
              </w:rPr>
            </w:pPr>
            <w:ins w:id="775" w:author="Remo Herren" w:date="2009-04-28T17:19:00Z">
              <w:r w:rsidRPr="00462FC5">
                <w:rPr>
                  <w:noProof/>
                  <w:sz w:val="22"/>
                  <w:szCs w:val="22"/>
                  <w:lang w:val="de-CH"/>
                  <w:rPrChange w:id="776" w:author="Remo Herren" w:date="2009-04-28T17:24:00Z">
                    <w:rPr>
                      <w:sz w:val="22"/>
                      <w:szCs w:val="22"/>
                    </w:rPr>
                  </w:rPrChange>
                </w:rPr>
                <w:t>Folgende Kalenderansichten werden unterschieden: Tag, Arbeitswoche, Woche</w:t>
              </w:r>
            </w:ins>
          </w:p>
          <w:p w14:paraId="555B22F1" w14:textId="77777777" w:rsidR="00DF359F" w:rsidRPr="00AA4CC9" w:rsidRDefault="00DF359F" w:rsidP="00935B84">
            <w:pPr>
              <w:tabs>
                <w:tab w:val="left" w:pos="5220"/>
              </w:tabs>
              <w:rPr>
                <w:ins w:id="777" w:author="Remo Herren" w:date="2009-04-28T17:19:00Z"/>
                <w:noProof/>
                <w:lang w:val="de-CH"/>
                <w:rPrChange w:id="778" w:author="Remo Herren" w:date="2009-04-28T17:24:00Z">
                  <w:rPr>
                    <w:ins w:id="779" w:author="Remo Herren" w:date="2009-04-28T17:19:00Z"/>
                  </w:rPr>
                </w:rPrChange>
              </w:rPr>
            </w:pPr>
          </w:p>
          <w:p w14:paraId="555B22F2" w14:textId="77777777" w:rsidR="0019347C" w:rsidRPr="00AA4CC9" w:rsidRDefault="00462FC5" w:rsidP="00935B84">
            <w:pPr>
              <w:tabs>
                <w:tab w:val="left" w:pos="5220"/>
              </w:tabs>
              <w:rPr>
                <w:ins w:id="780" w:author="Remo Herren" w:date="2009-04-28T17:19:00Z"/>
                <w:noProof/>
                <w:lang w:val="de-CH"/>
                <w:rPrChange w:id="781" w:author="Remo Herren" w:date="2009-04-28T17:24:00Z">
                  <w:rPr>
                    <w:ins w:id="782" w:author="Remo Herren" w:date="2009-04-28T17:19:00Z"/>
                  </w:rPr>
                </w:rPrChange>
              </w:rPr>
            </w:pPr>
            <w:ins w:id="783" w:author="Remo Herren" w:date="2009-04-28T17:19:00Z">
              <w:r>
                <w:rPr>
                  <w:rFonts w:asciiTheme="minorHAnsi" w:eastAsiaTheme="minorHAnsi" w:hAnsiTheme="minorHAnsi" w:cstheme="minorBidi"/>
                  <w:b/>
                  <w:noProof/>
                  <w:sz w:val="22"/>
                  <w:szCs w:val="22"/>
                  <w:lang w:val="de-CH"/>
                  <w:rPrChange w:id="784" w:author="Remo Herren" w:date="2009-04-28T17:24:00Z">
                    <w:rPr>
                      <w:rFonts w:asciiTheme="minorHAnsi" w:eastAsiaTheme="minorHAnsi" w:hAnsiTheme="minorHAnsi" w:cstheme="minorBidi"/>
                      <w:b/>
                      <w:sz w:val="22"/>
                      <w:szCs w:val="22"/>
                      <w:lang w:val="de-CH"/>
                    </w:rPr>
                  </w:rPrChange>
                </w:rPr>
                <w:t>Allgemeine Punkte:</w:t>
              </w:r>
              <w:r w:rsidRPr="00462FC5">
                <w:rPr>
                  <w:noProof/>
                  <w:sz w:val="22"/>
                  <w:szCs w:val="22"/>
                  <w:lang w:val="de-CH"/>
                  <w:rPrChange w:id="785" w:author="Remo Herren" w:date="2009-04-28T17:24:00Z">
                    <w:rPr>
                      <w:sz w:val="22"/>
                      <w:szCs w:val="22"/>
                    </w:rPr>
                  </w:rPrChange>
                </w:rPr>
                <w:br/>
                <w:t>Bei allen Kalenderansichten ist das Side-Panel stets identisch (siehe Screenshot). Das Side-Panel in den Kalenderansichten ist dafür da, die Auswahl der Ressourcen einzuschränken.</w:t>
              </w:r>
            </w:ins>
          </w:p>
          <w:p w14:paraId="555B22F3" w14:textId="77777777" w:rsidR="00DF359F" w:rsidRDefault="00462FC5" w:rsidP="00935B84">
            <w:pPr>
              <w:tabs>
                <w:tab w:val="left" w:pos="5220"/>
              </w:tabs>
              <w:rPr>
                <w:ins w:id="786" w:author="Remo Herren" w:date="2009-04-28T17:43:00Z"/>
                <w:noProof/>
                <w:sz w:val="22"/>
                <w:szCs w:val="22"/>
                <w:lang w:val="de-CH"/>
              </w:rPr>
            </w:pPr>
            <w:ins w:id="787" w:author="Remo Herren" w:date="2009-04-28T17:19:00Z">
              <w:r w:rsidRPr="00462FC5">
                <w:rPr>
                  <w:noProof/>
                  <w:sz w:val="22"/>
                  <w:szCs w:val="22"/>
                  <w:lang w:val="de-CH"/>
                  <w:rPrChange w:id="788" w:author="Remo Herren" w:date="2009-04-28T17:24:00Z">
                    <w:rPr>
                      <w:sz w:val="22"/>
                      <w:szCs w:val="22"/>
                    </w:rPr>
                  </w:rPrChange>
                </w:rPr>
                <w:t>In jeder Kalenderansicht kann immer auf eine halbe Stunde genau gebucht werden.</w:t>
              </w:r>
            </w:ins>
          </w:p>
          <w:p w14:paraId="555B22F4" w14:textId="77777777" w:rsidR="0019347C" w:rsidRPr="00AA4CC9" w:rsidRDefault="00462FC5" w:rsidP="00935B84">
            <w:pPr>
              <w:tabs>
                <w:tab w:val="left" w:pos="5220"/>
              </w:tabs>
              <w:rPr>
                <w:ins w:id="789" w:author="Remo Herren" w:date="2009-04-28T17:19:00Z"/>
                <w:noProof/>
                <w:lang w:val="de-CH"/>
                <w:rPrChange w:id="790" w:author="Remo Herren" w:date="2009-04-28T17:24:00Z">
                  <w:rPr>
                    <w:ins w:id="791" w:author="Remo Herren" w:date="2009-04-28T17:19:00Z"/>
                  </w:rPr>
                </w:rPrChange>
              </w:rPr>
            </w:pPr>
            <w:ins w:id="792" w:author="Remo Herren" w:date="2009-04-28T17:19:00Z">
              <w:r w:rsidRPr="00462FC5">
                <w:rPr>
                  <w:noProof/>
                  <w:sz w:val="22"/>
                  <w:szCs w:val="22"/>
                  <w:lang w:val="de-CH"/>
                  <w:rPrChange w:id="793" w:author="Remo Herren" w:date="2009-04-28T17:24:00Z">
                    <w:rPr>
                      <w:sz w:val="22"/>
                      <w:szCs w:val="22"/>
                    </w:rPr>
                  </w:rPrChange>
                </w:rPr>
                <w:br/>
                <w:t xml:space="preserve">Buchungen erstellen, übers Detail editieren, annullieren und löschen (erscheint nicht mehr in der Statistik und hat keine Kostenfolge) erfolgt immer </w:t>
              </w:r>
              <w:r>
                <w:rPr>
                  <w:noProof/>
                  <w:sz w:val="22"/>
                  <w:szCs w:val="22"/>
                  <w:lang w:val="de-CH"/>
                </w:rPr>
                <w:t>über d</w:t>
              </w:r>
            </w:ins>
            <w:ins w:id="794" w:author="Remo Herren" w:date="2009-04-28T17:29:00Z">
              <w:r w:rsidR="00F13110">
                <w:rPr>
                  <w:noProof/>
                  <w:sz w:val="22"/>
                  <w:szCs w:val="22"/>
                  <w:lang w:val="de-CH"/>
                </w:rPr>
                <w:t xml:space="preserve">as </w:t>
              </w:r>
            </w:ins>
            <w:ins w:id="795" w:author="Remo Herren" w:date="2009-04-28T17:44:00Z">
              <w:r w:rsidR="00DF359F">
                <w:rPr>
                  <w:noProof/>
                  <w:sz w:val="22"/>
                  <w:szCs w:val="22"/>
                  <w:lang w:val="de-CH"/>
                </w:rPr>
                <w:t>Action-</w:t>
              </w:r>
            </w:ins>
            <w:ins w:id="796" w:author="Remo Herren" w:date="2009-04-28T17:19:00Z">
              <w:r w:rsidRPr="00462FC5">
                <w:rPr>
                  <w:noProof/>
                  <w:lang w:val="de-CH"/>
                  <w:rPrChange w:id="797" w:author="Remo Herren" w:date="2009-04-28T17:24:00Z">
                    <w:rPr>
                      <w:sz w:val="16"/>
                      <w:szCs w:val="16"/>
                    </w:rPr>
                  </w:rPrChange>
                </w:rPr>
                <w:t>PopUp</w:t>
              </w:r>
              <w:r w:rsidRPr="00462FC5">
                <w:rPr>
                  <w:noProof/>
                  <w:sz w:val="22"/>
                  <w:szCs w:val="22"/>
                  <w:lang w:val="de-CH"/>
                  <w:rPrChange w:id="798" w:author="Remo Herren" w:date="2009-04-28T17:24:00Z">
                    <w:rPr>
                      <w:sz w:val="22"/>
                      <w:szCs w:val="22"/>
                    </w:rPr>
                  </w:rPrChange>
                </w:rPr>
                <w:t xml:space="preserve">. Das Verkürzen, Verlängern und Verschieben einer Reservation, erfolgt über die linke </w:t>
              </w:r>
            </w:ins>
            <w:ins w:id="799" w:author="Remo Herren" w:date="2009-04-28T17:44:00Z">
              <w:r w:rsidR="00DF359F">
                <w:rPr>
                  <w:noProof/>
                  <w:sz w:val="22"/>
                  <w:szCs w:val="22"/>
                  <w:lang w:val="de-CH"/>
                </w:rPr>
                <w:t xml:space="preserve">(gedrückte) </w:t>
              </w:r>
            </w:ins>
            <w:ins w:id="800" w:author="Remo Herren" w:date="2009-04-28T17:19:00Z">
              <w:r w:rsidRPr="00462FC5">
                <w:rPr>
                  <w:noProof/>
                  <w:sz w:val="22"/>
                  <w:szCs w:val="22"/>
                  <w:lang w:val="de-CH"/>
                  <w:rPrChange w:id="801" w:author="Remo Herren" w:date="2009-04-28T17:24:00Z">
                    <w:rPr>
                      <w:sz w:val="22"/>
                      <w:szCs w:val="22"/>
                    </w:rPr>
                  </w:rPrChange>
                </w:rPr>
                <w:t>Maustaste.</w:t>
              </w:r>
            </w:ins>
          </w:p>
          <w:p w14:paraId="555B22F5" w14:textId="77777777" w:rsidR="0019347C" w:rsidRPr="00AA4CC9" w:rsidRDefault="00462FC5" w:rsidP="00935B84">
            <w:pPr>
              <w:tabs>
                <w:tab w:val="left" w:pos="5220"/>
              </w:tabs>
              <w:rPr>
                <w:ins w:id="802" w:author="Remo Herren" w:date="2009-04-28T17:19:00Z"/>
                <w:noProof/>
                <w:lang w:val="de-CH"/>
                <w:rPrChange w:id="803" w:author="Remo Herren" w:date="2009-04-28T17:24:00Z">
                  <w:rPr>
                    <w:ins w:id="804" w:author="Remo Herren" w:date="2009-04-28T17:19:00Z"/>
                  </w:rPr>
                </w:rPrChange>
              </w:rPr>
            </w:pPr>
            <w:ins w:id="805" w:author="Remo Herren" w:date="2009-04-28T17:19:00Z">
              <w:r w:rsidRPr="00462FC5">
                <w:rPr>
                  <w:noProof/>
                  <w:sz w:val="22"/>
                  <w:szCs w:val="22"/>
                  <w:lang w:val="de-CH"/>
                  <w:rPrChange w:id="806" w:author="Remo Herren" w:date="2009-04-28T17:24:00Z">
                    <w:rPr>
                      <w:sz w:val="22"/>
                      <w:szCs w:val="22"/>
                    </w:rPr>
                  </w:rPrChange>
                </w:rPr>
                <w:t>Der von und bis Zeit-Range</w:t>
              </w:r>
              <w:r w:rsidRPr="00462FC5">
                <w:rPr>
                  <w:rFonts w:asciiTheme="minorHAnsi" w:eastAsiaTheme="minorHAnsi" w:hAnsiTheme="minorHAnsi" w:cstheme="minorBidi"/>
                  <w:noProof/>
                  <w:sz w:val="22"/>
                  <w:szCs w:val="22"/>
                  <w:lang w:val="de-CH"/>
                  <w:rPrChange w:id="807" w:author="Remo Herren" w:date="2009-04-28T17:24:00Z">
                    <w:rPr>
                      <w:rFonts w:asciiTheme="minorHAnsi" w:eastAsiaTheme="minorHAnsi" w:hAnsiTheme="minorHAnsi" w:cstheme="minorBidi"/>
                      <w:sz w:val="22"/>
                      <w:szCs w:val="22"/>
                      <w:highlight w:val="yellow"/>
                      <w:lang w:val="de-CH"/>
                    </w:rPr>
                  </w:rPrChange>
                </w:rPr>
                <w:t>,</w:t>
              </w:r>
              <w:r w:rsidRPr="00462FC5">
                <w:rPr>
                  <w:noProof/>
                  <w:sz w:val="22"/>
                  <w:szCs w:val="22"/>
                  <w:lang w:val="de-CH"/>
                  <w:rPrChange w:id="808" w:author="Remo Herren" w:date="2009-04-28T17:24:00Z">
                    <w:rPr>
                      <w:sz w:val="22"/>
                      <w:szCs w:val="22"/>
                    </w:rPr>
                  </w:rPrChange>
                </w:rPr>
                <w:t xml:space="preserve"> welcher vor allem bei der Kalenderansicht Tag gut ersichtlich ist, aber auch für die anderen Kalenderansichten Gültigkeit hat, </w:t>
              </w:r>
              <w:commentRangeStart w:id="809"/>
              <w:r w:rsidRPr="00462FC5">
                <w:rPr>
                  <w:rFonts w:asciiTheme="minorHAnsi" w:eastAsiaTheme="minorHAnsi" w:hAnsiTheme="minorHAnsi" w:cstheme="minorBidi"/>
                  <w:noProof/>
                  <w:sz w:val="22"/>
                  <w:szCs w:val="22"/>
                  <w:lang w:val="de-CH"/>
                  <w:rPrChange w:id="810" w:author="Remo Herren" w:date="2009-04-28T17:24:00Z">
                    <w:rPr>
                      <w:rFonts w:asciiTheme="minorHAnsi" w:eastAsiaTheme="minorHAnsi" w:hAnsiTheme="minorHAnsi" w:cstheme="minorBidi"/>
                      <w:sz w:val="22"/>
                      <w:szCs w:val="22"/>
                      <w:highlight w:val="yellow"/>
                      <w:lang w:val="de-CH"/>
                    </w:rPr>
                  </w:rPrChange>
                </w:rPr>
                <w:t xml:space="preserve">kann </w:t>
              </w:r>
              <w:r w:rsidRPr="00462FC5">
                <w:rPr>
                  <w:noProof/>
                  <w:sz w:val="22"/>
                  <w:szCs w:val="22"/>
                  <w:lang w:val="de-CH"/>
                  <w:rPrChange w:id="811" w:author="Remo Herren" w:date="2009-04-28T17:24:00Z">
                    <w:rPr>
                      <w:sz w:val="22"/>
                      <w:szCs w:val="22"/>
                      <w:highlight w:val="yellow"/>
                    </w:rPr>
                  </w:rPrChange>
                </w:rPr>
                <w:t xml:space="preserve">Global </w:t>
              </w:r>
              <w:r w:rsidRPr="00462FC5">
                <w:rPr>
                  <w:rFonts w:asciiTheme="minorHAnsi" w:eastAsiaTheme="minorHAnsi" w:hAnsiTheme="minorHAnsi" w:cstheme="minorBidi"/>
                  <w:noProof/>
                  <w:sz w:val="22"/>
                  <w:szCs w:val="22"/>
                  <w:lang w:val="de-CH"/>
                  <w:rPrChange w:id="812" w:author="Remo Herren" w:date="2009-04-28T17:24:00Z">
                    <w:rPr>
                      <w:rFonts w:asciiTheme="minorHAnsi" w:eastAsiaTheme="minorHAnsi" w:hAnsiTheme="minorHAnsi" w:cstheme="minorBidi"/>
                      <w:sz w:val="22"/>
                      <w:szCs w:val="22"/>
                      <w:highlight w:val="yellow"/>
                      <w:lang w:val="de-CH"/>
                    </w:rPr>
                  </w:rPrChange>
                </w:rPr>
                <w:t>eingestellt werden.</w:t>
              </w:r>
              <w:commentRangeEnd w:id="809"/>
              <w:r w:rsidRPr="00462FC5">
                <w:rPr>
                  <w:rStyle w:val="CommentReference"/>
                  <w:rFonts w:asciiTheme="minorHAnsi" w:eastAsiaTheme="minorHAnsi" w:hAnsiTheme="minorHAnsi" w:cstheme="minorBidi"/>
                  <w:noProof/>
                  <w:lang w:val="de-CH"/>
                  <w:rPrChange w:id="813" w:author="Remo Herren" w:date="2009-04-28T17:24:00Z">
                    <w:rPr>
                      <w:rStyle w:val="CommentReference"/>
                      <w:rFonts w:asciiTheme="minorHAnsi" w:eastAsiaTheme="minorHAnsi" w:hAnsiTheme="minorHAnsi" w:cstheme="minorBidi"/>
                      <w:highlight w:val="yellow"/>
                      <w:lang w:val="de-CH"/>
                    </w:rPr>
                  </w:rPrChange>
                </w:rPr>
                <w:commentReference w:id="809"/>
              </w:r>
            </w:ins>
          </w:p>
          <w:p w14:paraId="555B22F6" w14:textId="77777777" w:rsidR="0019347C" w:rsidRDefault="00462FC5" w:rsidP="00935B84">
            <w:pPr>
              <w:tabs>
                <w:tab w:val="left" w:pos="5220"/>
              </w:tabs>
              <w:rPr>
                <w:ins w:id="814" w:author="Remo Herren" w:date="2009-05-27T08:17:00Z"/>
                <w:noProof/>
                <w:sz w:val="22"/>
                <w:szCs w:val="22"/>
                <w:lang w:val="de-CH"/>
              </w:rPr>
            </w:pPr>
            <w:ins w:id="815" w:author="Remo Herren" w:date="2009-04-28T17:19:00Z">
              <w:r w:rsidRPr="00462FC5">
                <w:rPr>
                  <w:noProof/>
                  <w:sz w:val="22"/>
                  <w:szCs w:val="22"/>
                  <w:lang w:val="de-CH"/>
                  <w:rPrChange w:id="816" w:author="Remo Herren" w:date="2009-04-28T17:24:00Z">
                    <w:rPr>
                      <w:sz w:val="22"/>
                      <w:szCs w:val="22"/>
                    </w:rPr>
                  </w:rPrChange>
                </w:rPr>
                <w:t>Das Scroll</w:t>
              </w:r>
              <w:r w:rsidRPr="00462FC5">
                <w:rPr>
                  <w:noProof/>
                  <w:lang w:val="de-CH"/>
                  <w:rPrChange w:id="817" w:author="Remo Herren" w:date="2009-04-28T17:24:00Z">
                    <w:rPr>
                      <w:sz w:val="16"/>
                      <w:szCs w:val="16"/>
                    </w:rPr>
                  </w:rPrChange>
                </w:rPr>
                <w:t>ing betrifft nur die Ressourcen -</w:t>
              </w:r>
              <w:r w:rsidRPr="00462FC5">
                <w:rPr>
                  <w:noProof/>
                  <w:sz w:val="22"/>
                  <w:szCs w:val="22"/>
                  <w:lang w:val="de-CH"/>
                  <w:rPrChange w:id="818" w:author="Remo Herren" w:date="2009-04-28T17:24:00Z">
                    <w:rPr>
                      <w:sz w:val="22"/>
                      <w:szCs w:val="22"/>
                    </w:rPr>
                  </w:rPrChange>
                </w:rPr>
                <w:t xml:space="preserve"> Tag, Wochen und Zeitangaben bleiben immer fix (oben) bestehen.</w:t>
              </w:r>
            </w:ins>
          </w:p>
          <w:p w14:paraId="555B22F7" w14:textId="77777777" w:rsidR="003E46B6" w:rsidRDefault="003E46B6" w:rsidP="00935B84">
            <w:pPr>
              <w:tabs>
                <w:tab w:val="left" w:pos="5220"/>
              </w:tabs>
              <w:rPr>
                <w:ins w:id="819" w:author="Remo Herren" w:date="2009-05-27T08:17:00Z"/>
                <w:noProof/>
                <w:sz w:val="22"/>
                <w:szCs w:val="22"/>
                <w:lang w:val="de-CH"/>
              </w:rPr>
            </w:pPr>
          </w:p>
          <w:p w14:paraId="555B22F8" w14:textId="77777777" w:rsidR="003E46B6" w:rsidRDefault="003E46B6" w:rsidP="00935B84">
            <w:pPr>
              <w:tabs>
                <w:tab w:val="left" w:pos="5220"/>
              </w:tabs>
              <w:rPr>
                <w:ins w:id="820" w:author="Remo Herren" w:date="2009-05-27T08:19:00Z"/>
                <w:noProof/>
                <w:sz w:val="22"/>
                <w:szCs w:val="22"/>
                <w:lang w:val="de-CH"/>
              </w:rPr>
            </w:pPr>
            <w:ins w:id="821" w:author="Remo Herren" w:date="2009-05-27T08:17:00Z">
              <w:r>
                <w:rPr>
                  <w:noProof/>
                  <w:sz w:val="22"/>
                  <w:szCs w:val="22"/>
                  <w:lang w:val="de-CH"/>
                </w:rPr>
                <w:t xml:space="preserve">Der aktuelle Zeitpunkt (Ist-Zeitpunkt/Datum) muss auf jeder Kalenderansicht ersichtlich sein -&gt; Vorschlag: </w:t>
              </w:r>
            </w:ins>
            <w:ins w:id="822" w:author="Remo Herren" w:date="2009-05-27T08:18:00Z">
              <w:r>
                <w:rPr>
                  <w:noProof/>
                  <w:sz w:val="22"/>
                  <w:szCs w:val="22"/>
                  <w:lang w:val="de-CH"/>
                </w:rPr>
                <w:t>als „roten</w:t>
              </w:r>
            </w:ins>
            <w:ins w:id="823" w:author="Remo Herren" w:date="2009-05-27T08:17:00Z">
              <w:r>
                <w:rPr>
                  <w:noProof/>
                  <w:sz w:val="22"/>
                  <w:szCs w:val="22"/>
                  <w:lang w:val="de-CH"/>
                </w:rPr>
                <w:t xml:space="preserve"> Faden</w:t>
              </w:r>
            </w:ins>
            <w:ins w:id="824" w:author="Remo Herren" w:date="2009-05-27T08:18:00Z">
              <w:r>
                <w:rPr>
                  <w:noProof/>
                  <w:sz w:val="22"/>
                  <w:szCs w:val="22"/>
                  <w:lang w:val="de-CH"/>
                </w:rPr>
                <w:t>/Strich“ darstellen.</w:t>
              </w:r>
            </w:ins>
          </w:p>
          <w:p w14:paraId="555B22F9" w14:textId="77777777" w:rsidR="003E46B6" w:rsidRDefault="003E46B6" w:rsidP="00935B84">
            <w:pPr>
              <w:tabs>
                <w:tab w:val="left" w:pos="5220"/>
              </w:tabs>
              <w:rPr>
                <w:ins w:id="825" w:author="Remo Herren" w:date="2009-04-28T17:45:00Z"/>
                <w:noProof/>
                <w:sz w:val="22"/>
                <w:szCs w:val="22"/>
                <w:lang w:val="de-CH"/>
              </w:rPr>
            </w:pPr>
            <w:ins w:id="826" w:author="Remo Herren" w:date="2009-05-27T08:19:00Z">
              <w:r>
                <w:rPr>
                  <w:noProof/>
                  <w:sz w:val="22"/>
                  <w:szCs w:val="22"/>
                  <w:lang w:val="de-CH" w:eastAsia="de-CH"/>
                  <w:rPrChange w:id="827" w:author="Unknown">
                    <w:rPr>
                      <w:noProof/>
                      <w:lang w:val="de-CH" w:eastAsia="de-CH"/>
                    </w:rPr>
                  </w:rPrChange>
                </w:rPr>
                <w:drawing>
                  <wp:inline distT="0" distB="0" distL="0" distR="0" wp14:anchorId="555B2340" wp14:editId="555B2341">
                    <wp:extent cx="2993421" cy="1828993"/>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993746" cy="1829192"/>
                            </a:xfrm>
                            <a:prstGeom prst="rect">
                              <a:avLst/>
                            </a:prstGeom>
                            <a:noFill/>
                            <a:ln w="9525">
                              <a:noFill/>
                              <a:miter lim="800000"/>
                              <a:headEnd/>
                              <a:tailEnd/>
                            </a:ln>
                          </pic:spPr>
                        </pic:pic>
                      </a:graphicData>
                    </a:graphic>
                  </wp:inline>
                </w:drawing>
              </w:r>
            </w:ins>
          </w:p>
          <w:p w14:paraId="555B22FA" w14:textId="77777777" w:rsidR="00DF359F" w:rsidRPr="00AA4CC9" w:rsidRDefault="00DF359F" w:rsidP="00935B84">
            <w:pPr>
              <w:tabs>
                <w:tab w:val="left" w:pos="5220"/>
              </w:tabs>
              <w:rPr>
                <w:ins w:id="828" w:author="Remo Herren" w:date="2009-04-28T17:19:00Z"/>
                <w:noProof/>
                <w:lang w:val="de-CH"/>
                <w:rPrChange w:id="829" w:author="Remo Herren" w:date="2009-04-28T17:24:00Z">
                  <w:rPr>
                    <w:ins w:id="830" w:author="Remo Herren" w:date="2009-04-28T17:19:00Z"/>
                  </w:rPr>
                </w:rPrChange>
              </w:rPr>
            </w:pPr>
          </w:p>
          <w:p w14:paraId="555B22FB" w14:textId="77777777" w:rsidR="0019347C" w:rsidRPr="00AA4CC9" w:rsidRDefault="00462FC5" w:rsidP="00935B84">
            <w:pPr>
              <w:tabs>
                <w:tab w:val="left" w:pos="5220"/>
              </w:tabs>
              <w:rPr>
                <w:ins w:id="831" w:author="Remo Herren" w:date="2009-04-28T17:19:00Z"/>
                <w:rFonts w:asciiTheme="minorHAnsi" w:hAnsiTheme="minorHAnsi" w:cstheme="minorBidi"/>
                <w:noProof/>
                <w:sz w:val="22"/>
                <w:szCs w:val="22"/>
                <w:lang w:val="de-CH"/>
                <w:rPrChange w:id="832" w:author="Remo Herren" w:date="2009-04-28T17:24:00Z">
                  <w:rPr>
                    <w:ins w:id="833" w:author="Remo Herren" w:date="2009-04-28T17:19:00Z"/>
                    <w:rFonts w:asciiTheme="minorHAnsi" w:hAnsiTheme="minorHAnsi" w:cstheme="minorBidi"/>
                    <w:sz w:val="22"/>
                    <w:szCs w:val="22"/>
                  </w:rPr>
                </w:rPrChange>
              </w:rPr>
            </w:pPr>
            <w:ins w:id="834" w:author="Remo Herren" w:date="2009-04-28T17:19:00Z">
              <w:r>
                <w:rPr>
                  <w:rFonts w:asciiTheme="minorHAnsi" w:eastAsiaTheme="minorHAnsi" w:hAnsiTheme="minorHAnsi" w:cstheme="minorBidi"/>
                  <w:b/>
                  <w:noProof/>
                  <w:sz w:val="22"/>
                  <w:szCs w:val="22"/>
                  <w:lang w:val="de-CH"/>
                  <w:rPrChange w:id="835" w:author="Remo Herren" w:date="2009-04-28T17:24:00Z">
                    <w:rPr>
                      <w:rFonts w:asciiTheme="minorHAnsi" w:eastAsiaTheme="minorHAnsi" w:hAnsiTheme="minorHAnsi" w:cstheme="minorBidi"/>
                      <w:b/>
                      <w:sz w:val="22"/>
                      <w:szCs w:val="22"/>
                      <w:lang w:val="de-CH"/>
                    </w:rPr>
                  </w:rPrChange>
                </w:rPr>
                <w:t>Kalenderansicht Tag (siehe Screenshot):</w:t>
              </w:r>
              <w:r>
                <w:rPr>
                  <w:rFonts w:asciiTheme="minorHAnsi" w:eastAsiaTheme="minorHAnsi" w:hAnsiTheme="minorHAnsi" w:cstheme="minorBidi"/>
                  <w:b/>
                  <w:noProof/>
                  <w:sz w:val="22"/>
                  <w:szCs w:val="22"/>
                  <w:lang w:val="de-CH"/>
                  <w:rPrChange w:id="836" w:author="Remo Herren" w:date="2009-04-28T17:24:00Z">
                    <w:rPr>
                      <w:rFonts w:asciiTheme="minorHAnsi" w:eastAsiaTheme="minorHAnsi" w:hAnsiTheme="minorHAnsi" w:cstheme="minorBidi"/>
                      <w:b/>
                      <w:sz w:val="22"/>
                      <w:szCs w:val="22"/>
                      <w:lang w:val="de-CH"/>
                    </w:rPr>
                  </w:rPrChange>
                </w:rPr>
                <w:br/>
              </w:r>
              <w:r w:rsidRPr="00462FC5">
                <w:rPr>
                  <w:noProof/>
                  <w:sz w:val="22"/>
                  <w:szCs w:val="22"/>
                  <w:lang w:val="de-CH"/>
                  <w:rPrChange w:id="837" w:author="Remo Herren" w:date="2009-04-28T17:24:00Z">
                    <w:rPr>
                      <w:sz w:val="22"/>
                      <w:szCs w:val="22"/>
                    </w:rPr>
                  </w:rPrChange>
                </w:rPr>
                <w:t>Das Datum wird gemäss Screenshot angezeigt (Kalender-Tag, Datum (lang)).</w:t>
              </w:r>
              <w:r w:rsidRPr="00462FC5">
                <w:rPr>
                  <w:noProof/>
                  <w:sz w:val="22"/>
                  <w:szCs w:val="22"/>
                  <w:lang w:val="de-CH"/>
                  <w:rPrChange w:id="838" w:author="Remo Herren" w:date="2009-04-28T17:24:00Z">
                    <w:rPr>
                      <w:sz w:val="22"/>
                      <w:szCs w:val="22"/>
                    </w:rPr>
                  </w:rPrChange>
                </w:rPr>
                <w:br/>
                <w:t>Mit den obersten Pfeilen (links und rechts vom Datum) kann von Tag zu Tag gesprungen werden. Mit den Pfeilen im Kalender (höhe Ressourcen-ID-Titel und höhe Ressourcen) verschiebt die Darstellung bezüglich Uhrzeit des Kalenders um jeweils eine halbe Stunde. Pfeile auf höhe Ressource werden nur dann angezeigt, wenn bei der jeweiligen Ressource noch Reservationen vorhanden sind, welche gar nicht im Anzeigebereich (Zeitrange des Kalenders) erscheinen. Ist auch schon nur ein Teil einer Buchung im Anzeigebereich ersichtlich (z.B.  Buchung von 5.00-7.30Uhr) und vorher ist keine Buchung mehr vorhanden, dann wird der Pfeil nicht dargestellt. Mittels Textbox oder Kalendercontrol „Datum wählen“, kann man direkt auf einen Tag navigieren. Das Textbox-Control ist nicht synchron mit dem Datum/Tag auf welchem man sich gerade befindet.</w:t>
              </w:r>
            </w:ins>
          </w:p>
          <w:p w14:paraId="555B22FC" w14:textId="77777777" w:rsidR="0019347C" w:rsidRPr="00AA4CC9" w:rsidRDefault="00C35FD5" w:rsidP="00935B84">
            <w:pPr>
              <w:tabs>
                <w:tab w:val="left" w:pos="5220"/>
              </w:tabs>
              <w:spacing w:after="200" w:line="276" w:lineRule="auto"/>
              <w:jc w:val="both"/>
              <w:rPr>
                <w:ins w:id="839" w:author="Remo Herren" w:date="2009-04-28T17:19:00Z"/>
                <w:rFonts w:ascii="Tahoma" w:hAnsi="Tahoma" w:cs="Tahoma"/>
                <w:noProof/>
                <w:sz w:val="16"/>
                <w:szCs w:val="16"/>
                <w:lang w:val="de-CH"/>
                <w:rPrChange w:id="840" w:author="Remo Herren" w:date="2009-04-28T17:24:00Z">
                  <w:rPr>
                    <w:ins w:id="841" w:author="Remo Herren" w:date="2009-04-28T17:19:00Z"/>
                    <w:rFonts w:ascii="Tahoma" w:hAnsi="Tahoma" w:cs="Tahoma"/>
                    <w:sz w:val="16"/>
                    <w:szCs w:val="16"/>
                  </w:rPr>
                </w:rPrChange>
              </w:rPr>
            </w:pPr>
            <w:ins w:id="842" w:author="Remo Herren" w:date="2009-04-28T17:19:00Z">
              <w:r>
                <w:rPr>
                  <w:noProof/>
                  <w:sz w:val="22"/>
                  <w:szCs w:val="22"/>
                  <w:lang w:val="de-CH" w:eastAsia="de-CH"/>
                  <w:rPrChange w:id="843" w:author="Unknown">
                    <w:rPr>
                      <w:noProof/>
                      <w:lang w:val="de-CH" w:eastAsia="de-CH"/>
                    </w:rPr>
                  </w:rPrChange>
                </w:rPr>
                <w:lastRenderedPageBreak/>
                <w:drawing>
                  <wp:inline distT="0" distB="0" distL="0" distR="0" wp14:anchorId="555B2342" wp14:editId="555B2343">
                    <wp:extent cx="4892040" cy="3932555"/>
                    <wp:effectExtent l="19050" t="0" r="381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92040" cy="3932555"/>
                            </a:xfrm>
                            <a:prstGeom prst="rect">
                              <a:avLst/>
                            </a:prstGeom>
                            <a:noFill/>
                            <a:ln w="9525">
                              <a:noFill/>
                              <a:miter lim="800000"/>
                              <a:headEnd/>
                              <a:tailEnd/>
                            </a:ln>
                          </pic:spPr>
                        </pic:pic>
                      </a:graphicData>
                    </a:graphic>
                  </wp:inline>
                </w:drawing>
              </w:r>
            </w:ins>
          </w:p>
          <w:p w14:paraId="555B22FD" w14:textId="77777777" w:rsidR="0019347C" w:rsidRPr="00AA4CC9" w:rsidRDefault="00462FC5" w:rsidP="00935B84">
            <w:pPr>
              <w:tabs>
                <w:tab w:val="left" w:pos="5220"/>
              </w:tabs>
              <w:spacing w:after="200" w:line="276" w:lineRule="auto"/>
              <w:jc w:val="both"/>
              <w:rPr>
                <w:ins w:id="844" w:author="Remo Herren" w:date="2009-04-28T17:19:00Z"/>
                <w:rFonts w:ascii="Tahoma" w:hAnsi="Tahoma" w:cs="Tahoma"/>
                <w:b/>
                <w:noProof/>
                <w:sz w:val="16"/>
                <w:szCs w:val="16"/>
                <w:lang w:val="de-CH"/>
                <w:rPrChange w:id="845" w:author="Remo Herren" w:date="2009-04-28T17:24:00Z">
                  <w:rPr>
                    <w:ins w:id="846" w:author="Remo Herren" w:date="2009-04-28T17:19:00Z"/>
                    <w:rFonts w:ascii="Tahoma" w:hAnsi="Tahoma" w:cs="Tahoma"/>
                    <w:b/>
                    <w:sz w:val="16"/>
                    <w:szCs w:val="16"/>
                  </w:rPr>
                </w:rPrChange>
              </w:rPr>
            </w:pPr>
            <w:ins w:id="847" w:author="Remo Herren" w:date="2009-04-28T17:19:00Z">
              <w:r w:rsidRPr="00462FC5">
                <w:rPr>
                  <w:b/>
                  <w:noProof/>
                  <w:sz w:val="22"/>
                  <w:szCs w:val="22"/>
                  <w:lang w:val="de-CH"/>
                  <w:rPrChange w:id="848" w:author="Remo Herren" w:date="2009-04-28T17:24:00Z">
                    <w:rPr>
                      <w:b/>
                      <w:sz w:val="22"/>
                      <w:szCs w:val="22"/>
                    </w:rPr>
                  </w:rPrChange>
                </w:rPr>
                <w:t>Kalenderansichten Arbeitswoche und Woche:</w:t>
              </w:r>
            </w:ins>
          </w:p>
          <w:p w14:paraId="555B22FE" w14:textId="77777777" w:rsidR="003F42FB" w:rsidRPr="003F42FB" w:rsidRDefault="00462FC5" w:rsidP="003F42FB">
            <w:pPr>
              <w:tabs>
                <w:tab w:val="left" w:pos="5220"/>
              </w:tabs>
              <w:spacing w:after="200" w:line="276" w:lineRule="auto"/>
              <w:rPr>
                <w:ins w:id="849" w:author="Remo Herren" w:date="2009-04-28T17:19:00Z"/>
                <w:noProof/>
                <w:sz w:val="22"/>
                <w:szCs w:val="22"/>
                <w:lang w:val="de-CH"/>
                <w:rPrChange w:id="850" w:author="Remo Herren" w:date="2009-04-28T17:46:00Z">
                  <w:rPr>
                    <w:ins w:id="851" w:author="Remo Herren" w:date="2009-04-28T17:19:00Z"/>
                    <w:rFonts w:ascii="Tahoma" w:hAnsi="Tahoma" w:cs="Tahoma"/>
                    <w:sz w:val="16"/>
                    <w:szCs w:val="16"/>
                  </w:rPr>
                </w:rPrChange>
              </w:rPr>
              <w:pPrChange w:id="852" w:author="Remo Herren" w:date="2009-04-28T17:45:00Z">
                <w:pPr>
                  <w:tabs>
                    <w:tab w:val="left" w:pos="5220"/>
                  </w:tabs>
                  <w:spacing w:after="200" w:line="276" w:lineRule="auto"/>
                  <w:jc w:val="both"/>
                </w:pPr>
              </w:pPrChange>
            </w:pPr>
            <w:ins w:id="853" w:author="Remo Herren" w:date="2009-04-28T17:19:00Z">
              <w:r w:rsidRPr="00462FC5">
                <w:rPr>
                  <w:noProof/>
                  <w:sz w:val="22"/>
                  <w:szCs w:val="22"/>
                  <w:lang w:val="de-CH"/>
                  <w:rPrChange w:id="854" w:author="Remo Herren" w:date="2009-04-28T17:24:00Z">
                    <w:rPr>
                      <w:sz w:val="22"/>
                      <w:szCs w:val="22"/>
                    </w:rPr>
                  </w:rPrChange>
                </w:rPr>
                <w:t xml:space="preserve">Statt des genauen Datums, wird nur die Kalenderwoche </w:t>
              </w:r>
              <w:r w:rsidRPr="00462FC5">
                <w:rPr>
                  <w:noProof/>
                  <w:lang w:val="de-CH"/>
                  <w:rPrChange w:id="855" w:author="Remo Herren" w:date="2009-04-28T17:24:00Z">
                    <w:rPr>
                      <w:sz w:val="16"/>
                      <w:szCs w:val="16"/>
                    </w:rPr>
                  </w:rPrChange>
                </w:rPr>
                <w:t>[</w:t>
              </w:r>
              <w:r w:rsidRPr="00462FC5">
                <w:rPr>
                  <w:noProof/>
                  <w:sz w:val="22"/>
                  <w:szCs w:val="22"/>
                  <w:lang w:val="de-CH"/>
                  <w:rPrChange w:id="856" w:author="Remo Herren" w:date="2009-04-28T17:24:00Z">
                    <w:rPr>
                      <w:sz w:val="22"/>
                      <w:szCs w:val="22"/>
                    </w:rPr>
                  </w:rPrChange>
                </w:rPr>
                <w:t xml:space="preserve">z.B. Kalenderwoche 15 (2009)] dargestellt. Statt der Uhrzeit (neben Ressourcen-ID), werden die fünf Arbeitstage wie folgt dargestellt: [MO, 23.3], [DI, 24.3], etc. </w:t>
              </w:r>
            </w:ins>
          </w:p>
          <w:p w14:paraId="555B22FF" w14:textId="77777777" w:rsidR="003F42FB" w:rsidRPr="003F42FB" w:rsidRDefault="00462FC5" w:rsidP="003F42FB">
            <w:pPr>
              <w:tabs>
                <w:tab w:val="left" w:pos="5220"/>
              </w:tabs>
              <w:rPr>
                <w:ins w:id="857" w:author="Remo Herren" w:date="2009-04-28T17:19:00Z"/>
                <w:noProof/>
                <w:lang w:val="de-CH"/>
                <w:rPrChange w:id="858" w:author="Remo Herren" w:date="2009-04-28T17:24:00Z">
                  <w:rPr>
                    <w:ins w:id="859" w:author="Remo Herren" w:date="2009-04-28T17:19:00Z"/>
                  </w:rPr>
                </w:rPrChange>
              </w:rPr>
              <w:pPrChange w:id="860" w:author="Remo Herren" w:date="2009-04-28T17:46:00Z">
                <w:pPr>
                  <w:tabs>
                    <w:tab w:val="left" w:pos="5220"/>
                  </w:tabs>
                  <w:jc w:val="both"/>
                </w:pPr>
              </w:pPrChange>
            </w:pPr>
            <w:ins w:id="861" w:author="Remo Herren" w:date="2009-04-28T17:19:00Z">
              <w:r w:rsidRPr="00462FC5">
                <w:rPr>
                  <w:noProof/>
                  <w:sz w:val="22"/>
                  <w:szCs w:val="22"/>
                  <w:lang w:val="de-CH"/>
                  <w:rPrChange w:id="862" w:author="Remo Herren" w:date="2009-04-28T17:24:00Z">
                    <w:rPr>
                      <w:sz w:val="22"/>
                      <w:szCs w:val="22"/>
                    </w:rPr>
                  </w:rPrChange>
                </w:rPr>
                <w:t>Durch klicken auf den einen Pfeil welcher auf Buchungen ausserhalb des angezeigten Raumes hinweist, gelangt man auf die Kalenderansicht Tag.</w:t>
              </w:r>
            </w:ins>
          </w:p>
        </w:tc>
      </w:tr>
    </w:tbl>
    <w:p w14:paraId="555B2301" w14:textId="77777777" w:rsidR="0019347C" w:rsidRPr="00AA4CC9" w:rsidRDefault="0019347C" w:rsidP="00DC0ADE">
      <w:pPr>
        <w:tabs>
          <w:tab w:val="left" w:pos="567"/>
        </w:tabs>
        <w:jc w:val="both"/>
        <w:rPr>
          <w:noProof/>
          <w:lang w:val="de-CH"/>
          <w:rPrChange w:id="863" w:author="Remo Herren" w:date="2009-04-28T17:24:00Z">
            <w:rPr>
              <w:lang w:val="de-CH"/>
            </w:rPr>
          </w:rPrChange>
        </w:rPr>
      </w:pPr>
    </w:p>
    <w:p w14:paraId="555B2302" w14:textId="77777777" w:rsidR="00DC0ADE" w:rsidRPr="00AA4CC9" w:rsidDel="00DF359F" w:rsidRDefault="00DC0ADE" w:rsidP="00DC0ADE">
      <w:pPr>
        <w:tabs>
          <w:tab w:val="left" w:pos="567"/>
        </w:tabs>
        <w:jc w:val="both"/>
        <w:rPr>
          <w:del w:id="864" w:author="Remo Herren" w:date="2009-04-28T17:46:00Z"/>
          <w:noProof/>
          <w:lang w:val="de-CH"/>
          <w:rPrChange w:id="865" w:author="Remo Herren" w:date="2009-04-28T17:24:00Z">
            <w:rPr>
              <w:del w:id="866" w:author="Remo Herren" w:date="2009-04-28T17:46:00Z"/>
              <w:lang w:val="de-CH"/>
            </w:rPr>
          </w:rPrChange>
        </w:rPr>
      </w:pPr>
    </w:p>
    <w:p w14:paraId="555B2303" w14:textId="77777777" w:rsidR="00DC0ADE" w:rsidRPr="00AA4CC9" w:rsidRDefault="00462FC5" w:rsidP="00DC0ADE">
      <w:pPr>
        <w:tabs>
          <w:tab w:val="left" w:pos="567"/>
        </w:tabs>
        <w:jc w:val="both"/>
        <w:rPr>
          <w:b/>
          <w:noProof/>
          <w:lang w:val="de-CH"/>
          <w:rPrChange w:id="867" w:author="Remo Herren" w:date="2009-04-28T17:24:00Z">
            <w:rPr>
              <w:b/>
              <w:lang w:val="de-CH"/>
            </w:rPr>
          </w:rPrChange>
        </w:rPr>
      </w:pPr>
      <w:r w:rsidRPr="00462FC5">
        <w:rPr>
          <w:b/>
          <w:noProof/>
          <w:lang w:val="de-CH"/>
          <w:rPrChange w:id="868" w:author="Remo Herren" w:date="2009-04-28T17:24:00Z">
            <w:rPr>
              <w:b/>
              <w:sz w:val="16"/>
              <w:szCs w:val="16"/>
              <w:lang w:val="de-CH"/>
            </w:rPr>
          </w:rPrChange>
        </w:rPr>
        <w:t>Änderungsverlauf</w:t>
      </w:r>
    </w:p>
    <w:p w14:paraId="555B2304" w14:textId="77777777" w:rsidR="00DC0ADE" w:rsidRPr="00AA4CC9" w:rsidRDefault="00DC0ADE" w:rsidP="00DC0ADE">
      <w:pPr>
        <w:rPr>
          <w:b/>
          <w:noProof/>
          <w:lang w:val="de-CH"/>
          <w:rPrChange w:id="869" w:author="Remo Herren" w:date="2009-04-28T17:24:00Z">
            <w:rPr>
              <w:b/>
            </w:rPr>
          </w:rPrChange>
        </w:rPr>
      </w:pPr>
    </w:p>
    <w:tbl>
      <w:tblPr>
        <w:tblW w:w="9356" w:type="dxa"/>
        <w:tblInd w:w="108" w:type="dxa"/>
        <w:tblLayout w:type="fixed"/>
        <w:tblLook w:val="01E0" w:firstRow="1" w:lastRow="1" w:firstColumn="1" w:lastColumn="1" w:noHBand="0" w:noVBand="0"/>
      </w:tblPr>
      <w:tblGrid>
        <w:gridCol w:w="898"/>
        <w:gridCol w:w="1620"/>
        <w:gridCol w:w="2018"/>
        <w:gridCol w:w="4820"/>
      </w:tblGrid>
      <w:tr w:rsidR="00DC0ADE" w:rsidRPr="00AA4CC9" w14:paraId="555B2309" w14:textId="77777777" w:rsidTr="00DC0ADE">
        <w:tc>
          <w:tcPr>
            <w:tcW w:w="898" w:type="dxa"/>
          </w:tcPr>
          <w:p w14:paraId="555B2305" w14:textId="77777777" w:rsidR="00DC0ADE" w:rsidRPr="00AA4CC9" w:rsidRDefault="00462FC5" w:rsidP="00DC0ADE">
            <w:pPr>
              <w:pStyle w:val="Titelklein"/>
              <w:rPr>
                <w:rFonts w:cs="Arial"/>
                <w:noProof/>
                <w:rPrChange w:id="870" w:author="Remo Herren" w:date="2009-04-28T17:24:00Z">
                  <w:rPr>
                    <w:rFonts w:cs="Arial"/>
                  </w:rPr>
                </w:rPrChange>
              </w:rPr>
            </w:pPr>
            <w:r w:rsidRPr="00462FC5">
              <w:rPr>
                <w:rFonts w:cs="Arial"/>
                <w:noProof/>
                <w:rPrChange w:id="871" w:author="Remo Herren" w:date="2009-04-28T17:24:00Z">
                  <w:rPr>
                    <w:rFonts w:cs="Arial"/>
                    <w:sz w:val="16"/>
                    <w:szCs w:val="16"/>
                    <w:lang w:val="en-GB" w:eastAsia="en-US"/>
                  </w:rPr>
                </w:rPrChange>
              </w:rPr>
              <w:t>Version</w:t>
            </w:r>
          </w:p>
        </w:tc>
        <w:tc>
          <w:tcPr>
            <w:tcW w:w="1620" w:type="dxa"/>
          </w:tcPr>
          <w:p w14:paraId="555B2306" w14:textId="77777777" w:rsidR="00DC0ADE" w:rsidRPr="00AA4CC9" w:rsidRDefault="00462FC5" w:rsidP="00DC0ADE">
            <w:pPr>
              <w:pStyle w:val="Titelklein"/>
              <w:rPr>
                <w:rFonts w:cs="Arial"/>
                <w:noProof/>
                <w:lang w:eastAsia="en-US"/>
                <w:rPrChange w:id="872" w:author="Remo Herren" w:date="2009-04-28T17:24:00Z">
                  <w:rPr>
                    <w:rFonts w:cs="Arial"/>
                    <w:lang w:eastAsia="en-US"/>
                  </w:rPr>
                </w:rPrChange>
              </w:rPr>
            </w:pPr>
            <w:r w:rsidRPr="00462FC5">
              <w:rPr>
                <w:rFonts w:cs="Arial"/>
                <w:noProof/>
                <w:lang w:eastAsia="en-US"/>
                <w:rPrChange w:id="873" w:author="Remo Herren" w:date="2009-04-28T17:24:00Z">
                  <w:rPr>
                    <w:rFonts w:cs="Arial"/>
                    <w:sz w:val="16"/>
                    <w:szCs w:val="16"/>
                    <w:lang w:val="en-GB" w:eastAsia="en-US"/>
                  </w:rPr>
                </w:rPrChange>
              </w:rPr>
              <w:t>Datum</w:t>
            </w:r>
          </w:p>
        </w:tc>
        <w:tc>
          <w:tcPr>
            <w:tcW w:w="2018" w:type="dxa"/>
          </w:tcPr>
          <w:p w14:paraId="555B2307" w14:textId="77777777" w:rsidR="00DC0ADE" w:rsidRPr="00AA4CC9" w:rsidRDefault="00462FC5" w:rsidP="00DC0ADE">
            <w:pPr>
              <w:pStyle w:val="Titelklein"/>
              <w:rPr>
                <w:rFonts w:cs="Arial"/>
                <w:noProof/>
                <w:lang w:eastAsia="en-US"/>
                <w:rPrChange w:id="874" w:author="Remo Herren" w:date="2009-04-28T17:24:00Z">
                  <w:rPr>
                    <w:rFonts w:cs="Arial"/>
                    <w:lang w:eastAsia="en-US"/>
                  </w:rPr>
                </w:rPrChange>
              </w:rPr>
            </w:pPr>
            <w:r w:rsidRPr="00462FC5">
              <w:rPr>
                <w:rFonts w:cs="Arial"/>
                <w:noProof/>
                <w:lang w:eastAsia="en-US"/>
                <w:rPrChange w:id="875" w:author="Remo Herren" w:date="2009-04-28T17:24:00Z">
                  <w:rPr>
                    <w:rFonts w:cs="Arial"/>
                    <w:sz w:val="16"/>
                    <w:szCs w:val="16"/>
                    <w:lang w:val="en-GB" w:eastAsia="en-US"/>
                  </w:rPr>
                </w:rPrChange>
              </w:rPr>
              <w:t>Ausführende Stelle</w:t>
            </w:r>
          </w:p>
        </w:tc>
        <w:tc>
          <w:tcPr>
            <w:tcW w:w="4820" w:type="dxa"/>
          </w:tcPr>
          <w:p w14:paraId="555B2308" w14:textId="77777777" w:rsidR="00DC0ADE" w:rsidRPr="00AA4CC9" w:rsidRDefault="00462FC5" w:rsidP="00DC0ADE">
            <w:pPr>
              <w:pStyle w:val="Titelklein"/>
              <w:rPr>
                <w:rFonts w:cs="Arial"/>
                <w:noProof/>
                <w:lang w:eastAsia="en-US"/>
                <w:rPrChange w:id="876" w:author="Remo Herren" w:date="2009-04-28T17:24:00Z">
                  <w:rPr>
                    <w:rFonts w:cs="Arial"/>
                    <w:lang w:eastAsia="en-US"/>
                  </w:rPr>
                </w:rPrChange>
              </w:rPr>
            </w:pPr>
            <w:r w:rsidRPr="00462FC5">
              <w:rPr>
                <w:rFonts w:cs="Arial"/>
                <w:noProof/>
                <w:lang w:eastAsia="en-US"/>
                <w:rPrChange w:id="877" w:author="Remo Herren" w:date="2009-04-28T17:24:00Z">
                  <w:rPr>
                    <w:rFonts w:cs="Arial"/>
                    <w:sz w:val="16"/>
                    <w:szCs w:val="16"/>
                    <w:lang w:val="en-GB" w:eastAsia="en-US"/>
                  </w:rPr>
                </w:rPrChange>
              </w:rPr>
              <w:t>Bemerkungen</w:t>
            </w:r>
          </w:p>
        </w:tc>
      </w:tr>
      <w:tr w:rsidR="00DC0ADE" w:rsidRPr="00AA4CC9" w14:paraId="555B230E" w14:textId="77777777" w:rsidTr="00DC0ADE">
        <w:tc>
          <w:tcPr>
            <w:tcW w:w="898" w:type="dxa"/>
          </w:tcPr>
          <w:p w14:paraId="555B230A" w14:textId="77777777" w:rsidR="00DC0ADE" w:rsidRPr="00AA4CC9" w:rsidRDefault="00462FC5" w:rsidP="00DC0ADE">
            <w:pPr>
              <w:rPr>
                <w:noProof/>
                <w:sz w:val="18"/>
                <w:lang w:val="de-CH"/>
                <w:rPrChange w:id="878" w:author="Remo Herren" w:date="2009-04-28T17:24:00Z">
                  <w:rPr>
                    <w:sz w:val="18"/>
                  </w:rPr>
                </w:rPrChange>
              </w:rPr>
            </w:pPr>
            <w:r w:rsidRPr="00462FC5">
              <w:rPr>
                <w:noProof/>
                <w:sz w:val="18"/>
                <w:lang w:val="de-CH"/>
                <w:rPrChange w:id="879" w:author="Remo Herren" w:date="2009-04-28T17:24:00Z">
                  <w:rPr>
                    <w:sz w:val="18"/>
                    <w:szCs w:val="16"/>
                  </w:rPr>
                </w:rPrChange>
              </w:rPr>
              <w:t>1.0</w:t>
            </w:r>
          </w:p>
        </w:tc>
        <w:tc>
          <w:tcPr>
            <w:tcW w:w="1620" w:type="dxa"/>
          </w:tcPr>
          <w:p w14:paraId="555B230B" w14:textId="77777777" w:rsidR="00DC0ADE" w:rsidRPr="00AA4CC9" w:rsidRDefault="00462FC5" w:rsidP="00DC0ADE">
            <w:pPr>
              <w:rPr>
                <w:noProof/>
                <w:sz w:val="18"/>
                <w:lang w:val="de-CH"/>
                <w:rPrChange w:id="880" w:author="Remo Herren" w:date="2009-04-28T17:24:00Z">
                  <w:rPr>
                    <w:sz w:val="18"/>
                  </w:rPr>
                </w:rPrChange>
              </w:rPr>
            </w:pPr>
            <w:r w:rsidRPr="00462FC5">
              <w:rPr>
                <w:noProof/>
                <w:sz w:val="18"/>
                <w:lang w:val="de-CH"/>
                <w:rPrChange w:id="881" w:author="Remo Herren" w:date="2009-04-28T17:24:00Z">
                  <w:rPr>
                    <w:sz w:val="18"/>
                    <w:szCs w:val="16"/>
                  </w:rPr>
                </w:rPrChange>
              </w:rPr>
              <w:t>25.3.2009</w:t>
            </w:r>
          </w:p>
        </w:tc>
        <w:tc>
          <w:tcPr>
            <w:tcW w:w="2018" w:type="dxa"/>
          </w:tcPr>
          <w:p w14:paraId="555B230C" w14:textId="77777777" w:rsidR="00DC0ADE" w:rsidRPr="00AA4CC9" w:rsidRDefault="00462FC5" w:rsidP="00DC0ADE">
            <w:pPr>
              <w:rPr>
                <w:noProof/>
                <w:sz w:val="18"/>
                <w:lang w:val="de-CH"/>
                <w:rPrChange w:id="882" w:author="Remo Herren" w:date="2009-04-28T17:24:00Z">
                  <w:rPr>
                    <w:sz w:val="18"/>
                  </w:rPr>
                </w:rPrChange>
              </w:rPr>
            </w:pPr>
            <w:r w:rsidRPr="00462FC5">
              <w:rPr>
                <w:noProof/>
                <w:sz w:val="18"/>
                <w:lang w:val="de-CH"/>
                <w:rPrChange w:id="883" w:author="Remo Herren" w:date="2009-04-28T17:24:00Z">
                  <w:rPr>
                    <w:sz w:val="18"/>
                    <w:szCs w:val="16"/>
                  </w:rPr>
                </w:rPrChange>
              </w:rPr>
              <w:t>Remo Herren</w:t>
            </w:r>
          </w:p>
        </w:tc>
        <w:tc>
          <w:tcPr>
            <w:tcW w:w="4820" w:type="dxa"/>
          </w:tcPr>
          <w:p w14:paraId="555B230D" w14:textId="77777777" w:rsidR="00DC0ADE" w:rsidRPr="00AA4CC9" w:rsidRDefault="00462FC5" w:rsidP="00DC0ADE">
            <w:pPr>
              <w:rPr>
                <w:noProof/>
                <w:sz w:val="18"/>
                <w:lang w:val="de-CH"/>
                <w:rPrChange w:id="884" w:author="Remo Herren" w:date="2009-04-28T17:24:00Z">
                  <w:rPr>
                    <w:sz w:val="18"/>
                  </w:rPr>
                </w:rPrChange>
              </w:rPr>
            </w:pPr>
            <w:r w:rsidRPr="00462FC5">
              <w:rPr>
                <w:noProof/>
                <w:sz w:val="18"/>
                <w:lang w:val="de-CH"/>
                <w:rPrChange w:id="885" w:author="Remo Herren" w:date="2009-04-28T17:24:00Z">
                  <w:rPr>
                    <w:sz w:val="18"/>
                    <w:szCs w:val="16"/>
                  </w:rPr>
                </w:rPrChange>
              </w:rPr>
              <w:t>Erster Draft erstellt</w:t>
            </w:r>
          </w:p>
        </w:tc>
      </w:tr>
      <w:tr w:rsidR="00DC0ADE" w:rsidRPr="00AA4CC9" w14:paraId="555B2313" w14:textId="77777777" w:rsidTr="00DC0ADE">
        <w:tc>
          <w:tcPr>
            <w:tcW w:w="898" w:type="dxa"/>
          </w:tcPr>
          <w:p w14:paraId="555B230F" w14:textId="77777777" w:rsidR="00DC0ADE" w:rsidRPr="00AA4CC9" w:rsidRDefault="00462FC5" w:rsidP="00DC0ADE">
            <w:pPr>
              <w:rPr>
                <w:noProof/>
                <w:sz w:val="18"/>
                <w:lang w:val="de-CH"/>
                <w:rPrChange w:id="886" w:author="Remo Herren" w:date="2009-04-28T17:24:00Z">
                  <w:rPr>
                    <w:sz w:val="18"/>
                  </w:rPr>
                </w:rPrChange>
              </w:rPr>
            </w:pPr>
            <w:r w:rsidRPr="00462FC5">
              <w:rPr>
                <w:noProof/>
                <w:sz w:val="18"/>
                <w:lang w:val="de-CH"/>
                <w:rPrChange w:id="887" w:author="Remo Herren" w:date="2009-04-28T17:24:00Z">
                  <w:rPr>
                    <w:sz w:val="18"/>
                    <w:szCs w:val="16"/>
                  </w:rPr>
                </w:rPrChange>
              </w:rPr>
              <w:t>1.1</w:t>
            </w:r>
          </w:p>
        </w:tc>
        <w:tc>
          <w:tcPr>
            <w:tcW w:w="1620" w:type="dxa"/>
          </w:tcPr>
          <w:p w14:paraId="555B2310" w14:textId="77777777" w:rsidR="00DC0ADE" w:rsidRPr="00AA4CC9" w:rsidRDefault="00462FC5" w:rsidP="00DC0ADE">
            <w:pPr>
              <w:rPr>
                <w:noProof/>
                <w:sz w:val="18"/>
                <w:lang w:val="de-CH"/>
                <w:rPrChange w:id="888" w:author="Remo Herren" w:date="2009-04-28T17:24:00Z">
                  <w:rPr>
                    <w:sz w:val="18"/>
                  </w:rPr>
                </w:rPrChange>
              </w:rPr>
            </w:pPr>
            <w:r w:rsidRPr="00462FC5">
              <w:rPr>
                <w:noProof/>
                <w:sz w:val="18"/>
                <w:lang w:val="de-CH"/>
                <w:rPrChange w:id="889" w:author="Remo Herren" w:date="2009-04-28T17:24:00Z">
                  <w:rPr>
                    <w:sz w:val="18"/>
                    <w:szCs w:val="16"/>
                  </w:rPr>
                </w:rPrChange>
              </w:rPr>
              <w:t>25.3.2009</w:t>
            </w:r>
          </w:p>
        </w:tc>
        <w:tc>
          <w:tcPr>
            <w:tcW w:w="2018" w:type="dxa"/>
          </w:tcPr>
          <w:p w14:paraId="555B2311" w14:textId="77777777" w:rsidR="00DC0ADE" w:rsidRPr="00AA4CC9" w:rsidRDefault="00462FC5" w:rsidP="00DC0ADE">
            <w:pPr>
              <w:rPr>
                <w:noProof/>
                <w:sz w:val="18"/>
                <w:lang w:val="de-CH"/>
                <w:rPrChange w:id="890" w:author="Remo Herren" w:date="2009-04-28T17:24:00Z">
                  <w:rPr>
                    <w:sz w:val="18"/>
                  </w:rPr>
                </w:rPrChange>
              </w:rPr>
            </w:pPr>
            <w:r w:rsidRPr="00462FC5">
              <w:rPr>
                <w:noProof/>
                <w:sz w:val="18"/>
                <w:lang w:val="de-CH"/>
                <w:rPrChange w:id="891" w:author="Remo Herren" w:date="2009-04-28T17:24:00Z">
                  <w:rPr>
                    <w:sz w:val="18"/>
                    <w:szCs w:val="16"/>
                  </w:rPr>
                </w:rPrChange>
              </w:rPr>
              <w:t>Tim Bänziger</w:t>
            </w:r>
          </w:p>
        </w:tc>
        <w:tc>
          <w:tcPr>
            <w:tcW w:w="4820" w:type="dxa"/>
          </w:tcPr>
          <w:p w14:paraId="555B2312" w14:textId="77777777" w:rsidR="00DC0ADE" w:rsidRPr="00AA4CC9" w:rsidRDefault="00462FC5" w:rsidP="00DC0ADE">
            <w:pPr>
              <w:rPr>
                <w:noProof/>
                <w:sz w:val="18"/>
                <w:lang w:val="de-CH"/>
                <w:rPrChange w:id="892" w:author="Remo Herren" w:date="2009-04-28T17:24:00Z">
                  <w:rPr>
                    <w:sz w:val="18"/>
                  </w:rPr>
                </w:rPrChange>
              </w:rPr>
            </w:pPr>
            <w:r w:rsidRPr="00462FC5">
              <w:rPr>
                <w:noProof/>
                <w:sz w:val="18"/>
                <w:lang w:val="de-CH"/>
                <w:rPrChange w:id="893" w:author="Remo Herren" w:date="2009-04-28T17:24:00Z">
                  <w:rPr>
                    <w:sz w:val="18"/>
                    <w:szCs w:val="16"/>
                  </w:rPr>
                </w:rPrChange>
              </w:rPr>
              <w:t>Inhaltliche Prüfung/Anpassungen</w:t>
            </w:r>
          </w:p>
        </w:tc>
      </w:tr>
      <w:tr w:rsidR="006420ED" w:rsidRPr="00935B84" w14:paraId="555B2318" w14:textId="77777777" w:rsidTr="00935B84">
        <w:trPr>
          <w:ins w:id="894" w:author="Remo Herren" w:date="2009-05-27T08:14:00Z"/>
        </w:trPr>
        <w:tc>
          <w:tcPr>
            <w:tcW w:w="898" w:type="dxa"/>
          </w:tcPr>
          <w:p w14:paraId="555B2314" w14:textId="77777777" w:rsidR="006420ED" w:rsidRPr="00AA4CC9" w:rsidRDefault="006420ED" w:rsidP="00935B84">
            <w:pPr>
              <w:rPr>
                <w:ins w:id="895" w:author="Remo Herren" w:date="2009-05-27T08:14:00Z"/>
                <w:noProof/>
                <w:sz w:val="18"/>
                <w:lang w:val="de-CH"/>
              </w:rPr>
            </w:pPr>
            <w:ins w:id="896" w:author="Remo Herren" w:date="2009-05-27T08:14:00Z">
              <w:r w:rsidRPr="00462FC5">
                <w:rPr>
                  <w:noProof/>
                  <w:sz w:val="18"/>
                  <w:lang w:val="de-CH"/>
                </w:rPr>
                <w:t>1.2</w:t>
              </w:r>
            </w:ins>
          </w:p>
        </w:tc>
        <w:tc>
          <w:tcPr>
            <w:tcW w:w="1620" w:type="dxa"/>
          </w:tcPr>
          <w:p w14:paraId="555B2315" w14:textId="77777777" w:rsidR="006420ED" w:rsidRPr="00AA4CC9" w:rsidRDefault="006420ED" w:rsidP="00935B84">
            <w:pPr>
              <w:rPr>
                <w:ins w:id="897" w:author="Remo Herren" w:date="2009-05-27T08:14:00Z"/>
                <w:noProof/>
                <w:sz w:val="18"/>
                <w:lang w:val="de-CH"/>
              </w:rPr>
            </w:pPr>
            <w:ins w:id="898" w:author="Remo Herren" w:date="2009-05-27T08:14:00Z">
              <w:r w:rsidRPr="00462FC5">
                <w:rPr>
                  <w:noProof/>
                  <w:sz w:val="18"/>
                  <w:lang w:val="de-CH"/>
                </w:rPr>
                <w:t>28.4.2009</w:t>
              </w:r>
            </w:ins>
          </w:p>
        </w:tc>
        <w:tc>
          <w:tcPr>
            <w:tcW w:w="2018" w:type="dxa"/>
          </w:tcPr>
          <w:p w14:paraId="555B2316" w14:textId="77777777" w:rsidR="006420ED" w:rsidRPr="006420ED" w:rsidRDefault="006420ED" w:rsidP="00935B84">
            <w:pPr>
              <w:rPr>
                <w:ins w:id="899" w:author="Remo Herren" w:date="2009-05-27T08:14:00Z"/>
                <w:rFonts w:cs="Arial"/>
                <w:noProof/>
                <w:sz w:val="18"/>
                <w:lang w:val="de-CH"/>
              </w:rPr>
            </w:pPr>
            <w:ins w:id="900" w:author="Remo Herren" w:date="2009-05-27T08:14:00Z">
              <w:r w:rsidRPr="006420ED">
                <w:rPr>
                  <w:rFonts w:cs="Arial"/>
                  <w:noProof/>
                  <w:sz w:val="18"/>
                  <w:lang w:val="de-CH"/>
                </w:rPr>
                <w:t>Remo Herren</w:t>
              </w:r>
            </w:ins>
          </w:p>
        </w:tc>
        <w:tc>
          <w:tcPr>
            <w:tcW w:w="4820" w:type="dxa"/>
          </w:tcPr>
          <w:p w14:paraId="555B2317" w14:textId="77777777" w:rsidR="006420ED" w:rsidRPr="006420ED" w:rsidRDefault="006420ED" w:rsidP="00935B84">
            <w:pPr>
              <w:rPr>
                <w:ins w:id="901" w:author="Remo Herren" w:date="2009-05-27T08:14:00Z"/>
                <w:rFonts w:cs="Arial"/>
                <w:noProof/>
                <w:sz w:val="18"/>
                <w:lang w:val="de-CH"/>
              </w:rPr>
            </w:pPr>
            <w:ins w:id="902" w:author="Remo Herren" w:date="2009-05-27T08:14:00Z">
              <w:r w:rsidRPr="006420ED">
                <w:rPr>
                  <w:rFonts w:cs="Arial"/>
                  <w:noProof/>
                  <w:sz w:val="18"/>
                  <w:lang w:val="de-CH"/>
                </w:rPr>
                <w:t>Anhang mit Drag N’ Drop und Darstellung Kalenderansichten ergänzt</w:t>
              </w:r>
            </w:ins>
          </w:p>
        </w:tc>
      </w:tr>
      <w:tr w:rsidR="006420ED" w:rsidRPr="00935B84" w14:paraId="555B231D" w14:textId="77777777" w:rsidTr="00935B84">
        <w:trPr>
          <w:ins w:id="903" w:author="Remo Herren" w:date="2009-05-27T08:15:00Z"/>
        </w:trPr>
        <w:tc>
          <w:tcPr>
            <w:tcW w:w="898" w:type="dxa"/>
          </w:tcPr>
          <w:p w14:paraId="555B2319" w14:textId="77777777" w:rsidR="006420ED" w:rsidRPr="00AA4CC9" w:rsidRDefault="006420ED" w:rsidP="00935B84">
            <w:pPr>
              <w:rPr>
                <w:ins w:id="904" w:author="Remo Herren" w:date="2009-05-27T08:15:00Z"/>
                <w:noProof/>
                <w:sz w:val="18"/>
                <w:lang w:val="de-CH"/>
              </w:rPr>
            </w:pPr>
            <w:ins w:id="905" w:author="Remo Herren" w:date="2009-05-27T08:15:00Z">
              <w:r w:rsidRPr="00462FC5">
                <w:rPr>
                  <w:noProof/>
                  <w:sz w:val="18"/>
                  <w:lang w:val="de-CH"/>
                </w:rPr>
                <w:t>1.</w:t>
              </w:r>
              <w:r>
                <w:rPr>
                  <w:noProof/>
                  <w:sz w:val="18"/>
                  <w:lang w:val="de-CH"/>
                </w:rPr>
                <w:t>3</w:t>
              </w:r>
            </w:ins>
          </w:p>
        </w:tc>
        <w:tc>
          <w:tcPr>
            <w:tcW w:w="1620" w:type="dxa"/>
          </w:tcPr>
          <w:p w14:paraId="555B231A" w14:textId="77777777" w:rsidR="006420ED" w:rsidRPr="00AA4CC9" w:rsidRDefault="006420ED" w:rsidP="00935B84">
            <w:pPr>
              <w:rPr>
                <w:ins w:id="906" w:author="Remo Herren" w:date="2009-05-27T08:15:00Z"/>
                <w:noProof/>
                <w:sz w:val="18"/>
                <w:lang w:val="de-CH"/>
              </w:rPr>
            </w:pPr>
            <w:ins w:id="907" w:author="Remo Herren" w:date="2009-05-27T08:15:00Z">
              <w:r>
                <w:rPr>
                  <w:noProof/>
                  <w:sz w:val="18"/>
                  <w:lang w:val="de-CH"/>
                </w:rPr>
                <w:t>20</w:t>
              </w:r>
              <w:r w:rsidRPr="00462FC5">
                <w:rPr>
                  <w:noProof/>
                  <w:sz w:val="18"/>
                  <w:lang w:val="de-CH"/>
                </w:rPr>
                <w:t>.</w:t>
              </w:r>
              <w:r>
                <w:rPr>
                  <w:noProof/>
                  <w:sz w:val="18"/>
                  <w:lang w:val="de-CH"/>
                </w:rPr>
                <w:t>5</w:t>
              </w:r>
              <w:r w:rsidRPr="00462FC5">
                <w:rPr>
                  <w:noProof/>
                  <w:sz w:val="18"/>
                  <w:lang w:val="de-CH"/>
                </w:rPr>
                <w:t>.2009</w:t>
              </w:r>
            </w:ins>
          </w:p>
        </w:tc>
        <w:tc>
          <w:tcPr>
            <w:tcW w:w="2018" w:type="dxa"/>
          </w:tcPr>
          <w:p w14:paraId="555B231B" w14:textId="77777777" w:rsidR="006420ED" w:rsidRPr="006420ED" w:rsidRDefault="006420ED" w:rsidP="00935B84">
            <w:pPr>
              <w:rPr>
                <w:ins w:id="908" w:author="Remo Herren" w:date="2009-05-27T08:15:00Z"/>
                <w:rFonts w:cs="Arial"/>
                <w:noProof/>
                <w:sz w:val="18"/>
                <w:lang w:val="de-CH"/>
              </w:rPr>
            </w:pPr>
            <w:ins w:id="909" w:author="Remo Herren" w:date="2009-05-27T08:15:00Z">
              <w:r w:rsidRPr="006420ED">
                <w:rPr>
                  <w:rFonts w:cs="Arial"/>
                  <w:noProof/>
                  <w:sz w:val="18"/>
                  <w:lang w:val="de-CH"/>
                </w:rPr>
                <w:t>Remo Herren</w:t>
              </w:r>
            </w:ins>
          </w:p>
        </w:tc>
        <w:tc>
          <w:tcPr>
            <w:tcW w:w="4820" w:type="dxa"/>
          </w:tcPr>
          <w:p w14:paraId="555B231C" w14:textId="77777777" w:rsidR="006420ED" w:rsidRPr="006420ED" w:rsidRDefault="006420ED" w:rsidP="00935B84">
            <w:pPr>
              <w:rPr>
                <w:ins w:id="910" w:author="Remo Herren" w:date="2009-05-27T08:15:00Z"/>
                <w:rFonts w:cs="Arial"/>
                <w:noProof/>
                <w:sz w:val="18"/>
                <w:lang w:val="de-CH"/>
              </w:rPr>
            </w:pPr>
            <w:ins w:id="911" w:author="Remo Herren" w:date="2009-05-27T08:15:00Z">
              <w:r w:rsidRPr="006420ED">
                <w:rPr>
                  <w:rFonts w:cs="Arial"/>
                  <w:noProof/>
                  <w:sz w:val="18"/>
                  <w:lang w:val="de-CH"/>
                  <w:rPrChange w:id="912" w:author="Remo Herren" w:date="2009-05-27T08:16:00Z">
                    <w:rPr>
                      <w:rFonts w:ascii="Segoe UI" w:hAnsi="Segoe UI" w:cs="Segoe UI"/>
                      <w:noProof/>
                      <w:sz w:val="18"/>
                      <w:lang w:val="de-CH"/>
                    </w:rPr>
                  </w:rPrChange>
                </w:rPr>
                <w:t>Verkürzen / Verlängern einer Reservation im Kalender (mit der Maus)</w:t>
              </w:r>
            </w:ins>
          </w:p>
        </w:tc>
      </w:tr>
      <w:tr w:rsidR="006420ED" w:rsidRPr="00935B84" w14:paraId="555B2322" w14:textId="77777777" w:rsidTr="00935B84">
        <w:trPr>
          <w:ins w:id="913" w:author="Remo Herren" w:date="2009-05-27T08:14:00Z"/>
        </w:trPr>
        <w:tc>
          <w:tcPr>
            <w:tcW w:w="898" w:type="dxa"/>
          </w:tcPr>
          <w:p w14:paraId="555B231E" w14:textId="77777777" w:rsidR="006420ED" w:rsidRPr="00AA4CC9" w:rsidRDefault="006420ED" w:rsidP="006420ED">
            <w:pPr>
              <w:rPr>
                <w:ins w:id="914" w:author="Remo Herren" w:date="2009-05-27T08:14:00Z"/>
                <w:noProof/>
                <w:sz w:val="18"/>
                <w:lang w:val="de-CH"/>
              </w:rPr>
            </w:pPr>
            <w:ins w:id="915" w:author="Remo Herren" w:date="2009-05-27T08:14:00Z">
              <w:r w:rsidRPr="00462FC5">
                <w:rPr>
                  <w:noProof/>
                  <w:sz w:val="18"/>
                  <w:lang w:val="de-CH"/>
                </w:rPr>
                <w:t>1.</w:t>
              </w:r>
            </w:ins>
            <w:ins w:id="916" w:author="Remo Herren" w:date="2009-05-27T08:15:00Z">
              <w:r>
                <w:rPr>
                  <w:noProof/>
                  <w:sz w:val="18"/>
                  <w:lang w:val="de-CH"/>
                </w:rPr>
                <w:t>4</w:t>
              </w:r>
            </w:ins>
          </w:p>
        </w:tc>
        <w:tc>
          <w:tcPr>
            <w:tcW w:w="1620" w:type="dxa"/>
          </w:tcPr>
          <w:p w14:paraId="555B231F" w14:textId="77777777" w:rsidR="006420ED" w:rsidRPr="00AA4CC9" w:rsidRDefault="006420ED" w:rsidP="006420ED">
            <w:pPr>
              <w:rPr>
                <w:ins w:id="917" w:author="Remo Herren" w:date="2009-05-27T08:14:00Z"/>
                <w:noProof/>
                <w:sz w:val="18"/>
                <w:lang w:val="de-CH"/>
              </w:rPr>
            </w:pPr>
            <w:ins w:id="918" w:author="Remo Herren" w:date="2009-05-27T08:15:00Z">
              <w:r>
                <w:rPr>
                  <w:noProof/>
                  <w:sz w:val="18"/>
                  <w:lang w:val="de-CH"/>
                </w:rPr>
                <w:t>20</w:t>
              </w:r>
            </w:ins>
            <w:ins w:id="919" w:author="Remo Herren" w:date="2009-05-27T08:14:00Z">
              <w:r w:rsidRPr="00462FC5">
                <w:rPr>
                  <w:noProof/>
                  <w:sz w:val="18"/>
                  <w:lang w:val="de-CH"/>
                </w:rPr>
                <w:t>.</w:t>
              </w:r>
            </w:ins>
            <w:ins w:id="920" w:author="Remo Herren" w:date="2009-05-27T08:15:00Z">
              <w:r>
                <w:rPr>
                  <w:noProof/>
                  <w:sz w:val="18"/>
                  <w:lang w:val="de-CH"/>
                </w:rPr>
                <w:t>5</w:t>
              </w:r>
            </w:ins>
            <w:ins w:id="921" w:author="Remo Herren" w:date="2009-05-27T08:14:00Z">
              <w:r w:rsidRPr="00462FC5">
                <w:rPr>
                  <w:noProof/>
                  <w:sz w:val="18"/>
                  <w:lang w:val="de-CH"/>
                </w:rPr>
                <w:t>.2009</w:t>
              </w:r>
            </w:ins>
          </w:p>
        </w:tc>
        <w:tc>
          <w:tcPr>
            <w:tcW w:w="2018" w:type="dxa"/>
          </w:tcPr>
          <w:p w14:paraId="555B2320" w14:textId="77777777" w:rsidR="006420ED" w:rsidRPr="006420ED" w:rsidRDefault="006420ED" w:rsidP="00935B84">
            <w:pPr>
              <w:rPr>
                <w:ins w:id="922" w:author="Remo Herren" w:date="2009-05-27T08:14:00Z"/>
                <w:rFonts w:cs="Arial"/>
                <w:noProof/>
                <w:sz w:val="18"/>
                <w:lang w:val="de-CH"/>
              </w:rPr>
            </w:pPr>
            <w:ins w:id="923" w:author="Remo Herren" w:date="2009-05-27T08:14:00Z">
              <w:r w:rsidRPr="006420ED">
                <w:rPr>
                  <w:rFonts w:cs="Arial"/>
                  <w:noProof/>
                  <w:sz w:val="18"/>
                  <w:lang w:val="de-CH"/>
                </w:rPr>
                <w:t>Remo Herren</w:t>
              </w:r>
            </w:ins>
          </w:p>
        </w:tc>
        <w:tc>
          <w:tcPr>
            <w:tcW w:w="4820" w:type="dxa"/>
          </w:tcPr>
          <w:p w14:paraId="555B2321" w14:textId="77777777" w:rsidR="006420ED" w:rsidRPr="006420ED" w:rsidRDefault="006420ED" w:rsidP="00935B84">
            <w:pPr>
              <w:rPr>
                <w:ins w:id="924" w:author="Remo Herren" w:date="2009-05-27T08:14:00Z"/>
                <w:rFonts w:cs="Arial"/>
                <w:noProof/>
                <w:sz w:val="18"/>
                <w:lang w:val="de-CH"/>
              </w:rPr>
            </w:pPr>
            <w:ins w:id="925" w:author="Remo Herren" w:date="2009-05-27T08:15:00Z">
              <w:r w:rsidRPr="006420ED">
                <w:rPr>
                  <w:rFonts w:cs="Arial"/>
                  <w:noProof/>
                  <w:sz w:val="18"/>
                  <w:lang w:val="de-CH"/>
                  <w:rPrChange w:id="926" w:author="Remo Herren" w:date="2009-05-27T08:16:00Z">
                    <w:rPr>
                      <w:rFonts w:ascii="Segoe UI" w:hAnsi="Segoe UI" w:cs="Segoe UI"/>
                      <w:b/>
                      <w:noProof/>
                      <w:sz w:val="18"/>
                      <w:lang w:val="de-CH"/>
                    </w:rPr>
                  </w:rPrChange>
                </w:rPr>
                <w:t>Verkürzen / Verlängern einer Reservation im Kalender (mit der Maus) – erweitert und Roter Faden (aktueller Punkt</w:t>
              </w:r>
            </w:ins>
            <w:ins w:id="927" w:author="Remo Herren" w:date="2009-05-27T08:16:00Z">
              <w:r w:rsidRPr="006420ED">
                <w:rPr>
                  <w:rFonts w:cs="Arial"/>
                  <w:noProof/>
                  <w:sz w:val="18"/>
                  <w:lang w:val="de-CH"/>
                  <w:rPrChange w:id="928" w:author="Remo Herren" w:date="2009-05-27T08:16:00Z">
                    <w:rPr>
                      <w:rFonts w:ascii="Segoe UI" w:hAnsi="Segoe UI" w:cs="Segoe UI"/>
                      <w:noProof/>
                      <w:sz w:val="18"/>
                      <w:lang w:val="de-CH"/>
                    </w:rPr>
                  </w:rPrChange>
                </w:rPr>
                <w:t>)</w:t>
              </w:r>
            </w:ins>
          </w:p>
        </w:tc>
      </w:tr>
      <w:tr w:rsidR="00DC0ADE" w:rsidRPr="00935B84" w14:paraId="555B2327" w14:textId="77777777" w:rsidTr="00DC0ADE">
        <w:tc>
          <w:tcPr>
            <w:tcW w:w="898" w:type="dxa"/>
          </w:tcPr>
          <w:p w14:paraId="555B2323" w14:textId="77777777" w:rsidR="00DC0ADE" w:rsidRPr="00AA4CC9" w:rsidRDefault="00DC0ADE" w:rsidP="00DC0ADE">
            <w:pPr>
              <w:rPr>
                <w:noProof/>
                <w:sz w:val="18"/>
                <w:lang w:val="de-CH"/>
                <w:rPrChange w:id="929" w:author="Remo Herren" w:date="2009-04-28T17:24:00Z">
                  <w:rPr>
                    <w:sz w:val="18"/>
                  </w:rPr>
                </w:rPrChange>
              </w:rPr>
            </w:pPr>
          </w:p>
        </w:tc>
        <w:tc>
          <w:tcPr>
            <w:tcW w:w="1620" w:type="dxa"/>
          </w:tcPr>
          <w:p w14:paraId="555B2324" w14:textId="77777777" w:rsidR="00DC0ADE" w:rsidRPr="00AA4CC9" w:rsidRDefault="00DC0ADE" w:rsidP="00DC0ADE">
            <w:pPr>
              <w:rPr>
                <w:noProof/>
                <w:sz w:val="18"/>
                <w:lang w:val="de-CH"/>
                <w:rPrChange w:id="930" w:author="Remo Herren" w:date="2009-04-28T17:24:00Z">
                  <w:rPr>
                    <w:sz w:val="18"/>
                  </w:rPr>
                </w:rPrChange>
              </w:rPr>
            </w:pPr>
          </w:p>
        </w:tc>
        <w:tc>
          <w:tcPr>
            <w:tcW w:w="2018" w:type="dxa"/>
          </w:tcPr>
          <w:p w14:paraId="555B2325" w14:textId="77777777" w:rsidR="00DC0ADE" w:rsidRPr="00AA4CC9" w:rsidRDefault="00DC0ADE" w:rsidP="00DC0ADE">
            <w:pPr>
              <w:rPr>
                <w:noProof/>
                <w:sz w:val="18"/>
                <w:lang w:val="de-CH"/>
                <w:rPrChange w:id="931" w:author="Remo Herren" w:date="2009-04-28T17:24:00Z">
                  <w:rPr>
                    <w:sz w:val="18"/>
                  </w:rPr>
                </w:rPrChange>
              </w:rPr>
            </w:pPr>
          </w:p>
        </w:tc>
        <w:tc>
          <w:tcPr>
            <w:tcW w:w="4820" w:type="dxa"/>
          </w:tcPr>
          <w:p w14:paraId="555B2326" w14:textId="77777777" w:rsidR="00DC0ADE" w:rsidRPr="00AA4CC9" w:rsidRDefault="00DC0ADE" w:rsidP="00DC0ADE">
            <w:pPr>
              <w:rPr>
                <w:noProof/>
                <w:sz w:val="18"/>
                <w:lang w:val="de-CH"/>
                <w:rPrChange w:id="932" w:author="Remo Herren" w:date="2009-04-28T17:24:00Z">
                  <w:rPr>
                    <w:sz w:val="18"/>
                  </w:rPr>
                </w:rPrChange>
              </w:rPr>
            </w:pPr>
          </w:p>
        </w:tc>
      </w:tr>
      <w:tr w:rsidR="00DC0ADE" w:rsidRPr="00935B84" w:rsidDel="00DF359F" w14:paraId="555B232C" w14:textId="77777777" w:rsidTr="00DC0ADE">
        <w:trPr>
          <w:del w:id="933" w:author="Remo Herren" w:date="2009-04-28T17:46:00Z"/>
        </w:trPr>
        <w:tc>
          <w:tcPr>
            <w:tcW w:w="898" w:type="dxa"/>
          </w:tcPr>
          <w:p w14:paraId="555B2328" w14:textId="77777777" w:rsidR="00DC0ADE" w:rsidRPr="00AA4CC9" w:rsidDel="00DF359F" w:rsidRDefault="00DC0ADE" w:rsidP="00DC0ADE">
            <w:pPr>
              <w:rPr>
                <w:del w:id="934" w:author="Remo Herren" w:date="2009-04-28T17:46:00Z"/>
                <w:noProof/>
                <w:sz w:val="18"/>
                <w:lang w:val="de-CH"/>
                <w:rPrChange w:id="935" w:author="Remo Herren" w:date="2009-04-28T17:24:00Z">
                  <w:rPr>
                    <w:del w:id="936" w:author="Remo Herren" w:date="2009-04-28T17:46:00Z"/>
                    <w:sz w:val="18"/>
                  </w:rPr>
                </w:rPrChange>
              </w:rPr>
            </w:pPr>
          </w:p>
        </w:tc>
        <w:tc>
          <w:tcPr>
            <w:tcW w:w="1620" w:type="dxa"/>
          </w:tcPr>
          <w:p w14:paraId="555B2329" w14:textId="77777777" w:rsidR="00DC0ADE" w:rsidRPr="00AA4CC9" w:rsidDel="00DF359F" w:rsidRDefault="00DC0ADE" w:rsidP="00DC0ADE">
            <w:pPr>
              <w:rPr>
                <w:del w:id="937" w:author="Remo Herren" w:date="2009-04-28T17:46:00Z"/>
                <w:noProof/>
                <w:sz w:val="18"/>
                <w:lang w:val="de-CH"/>
                <w:rPrChange w:id="938" w:author="Remo Herren" w:date="2009-04-28T17:24:00Z">
                  <w:rPr>
                    <w:del w:id="939" w:author="Remo Herren" w:date="2009-04-28T17:46:00Z"/>
                    <w:sz w:val="18"/>
                  </w:rPr>
                </w:rPrChange>
              </w:rPr>
            </w:pPr>
          </w:p>
        </w:tc>
        <w:tc>
          <w:tcPr>
            <w:tcW w:w="2018" w:type="dxa"/>
          </w:tcPr>
          <w:p w14:paraId="555B232A" w14:textId="77777777" w:rsidR="00DC0ADE" w:rsidRPr="00AA4CC9" w:rsidDel="00DF359F" w:rsidRDefault="00DC0ADE" w:rsidP="00DC0ADE">
            <w:pPr>
              <w:rPr>
                <w:del w:id="940" w:author="Remo Herren" w:date="2009-04-28T17:46:00Z"/>
                <w:noProof/>
                <w:sz w:val="18"/>
                <w:lang w:val="de-CH"/>
                <w:rPrChange w:id="941" w:author="Remo Herren" w:date="2009-04-28T17:24:00Z">
                  <w:rPr>
                    <w:del w:id="942" w:author="Remo Herren" w:date="2009-04-28T17:46:00Z"/>
                    <w:sz w:val="18"/>
                  </w:rPr>
                </w:rPrChange>
              </w:rPr>
            </w:pPr>
          </w:p>
        </w:tc>
        <w:tc>
          <w:tcPr>
            <w:tcW w:w="4820" w:type="dxa"/>
          </w:tcPr>
          <w:p w14:paraId="555B232B" w14:textId="77777777" w:rsidR="00DC0ADE" w:rsidRPr="00AA4CC9" w:rsidDel="00DF359F" w:rsidRDefault="00DC0ADE" w:rsidP="00DC0ADE">
            <w:pPr>
              <w:rPr>
                <w:del w:id="943" w:author="Remo Herren" w:date="2009-04-28T17:46:00Z"/>
                <w:noProof/>
                <w:sz w:val="18"/>
                <w:lang w:val="de-CH"/>
                <w:rPrChange w:id="944" w:author="Remo Herren" w:date="2009-04-28T17:24:00Z">
                  <w:rPr>
                    <w:del w:id="945" w:author="Remo Herren" w:date="2009-04-28T17:46:00Z"/>
                    <w:sz w:val="18"/>
                  </w:rPr>
                </w:rPrChange>
              </w:rPr>
            </w:pPr>
          </w:p>
        </w:tc>
      </w:tr>
      <w:tr w:rsidR="00DC0ADE" w:rsidRPr="00935B84" w:rsidDel="00DF359F" w14:paraId="555B2331" w14:textId="77777777" w:rsidTr="00DC0ADE">
        <w:trPr>
          <w:del w:id="946" w:author="Remo Herren" w:date="2009-04-28T17:46:00Z"/>
        </w:trPr>
        <w:tc>
          <w:tcPr>
            <w:tcW w:w="898" w:type="dxa"/>
          </w:tcPr>
          <w:p w14:paraId="555B232D" w14:textId="77777777" w:rsidR="00DC0ADE" w:rsidRPr="00AA4CC9" w:rsidDel="00DF359F" w:rsidRDefault="00DC0ADE" w:rsidP="00DC0ADE">
            <w:pPr>
              <w:rPr>
                <w:del w:id="947" w:author="Remo Herren" w:date="2009-04-28T17:46:00Z"/>
                <w:noProof/>
                <w:sz w:val="18"/>
                <w:lang w:val="de-CH"/>
                <w:rPrChange w:id="948" w:author="Remo Herren" w:date="2009-04-28T17:24:00Z">
                  <w:rPr>
                    <w:del w:id="949" w:author="Remo Herren" w:date="2009-04-28T17:46:00Z"/>
                    <w:sz w:val="18"/>
                  </w:rPr>
                </w:rPrChange>
              </w:rPr>
            </w:pPr>
          </w:p>
        </w:tc>
        <w:tc>
          <w:tcPr>
            <w:tcW w:w="1620" w:type="dxa"/>
          </w:tcPr>
          <w:p w14:paraId="555B232E" w14:textId="77777777" w:rsidR="00DC0ADE" w:rsidRPr="00AA4CC9" w:rsidDel="00DF359F" w:rsidRDefault="00DC0ADE" w:rsidP="00DC0ADE">
            <w:pPr>
              <w:rPr>
                <w:del w:id="950" w:author="Remo Herren" w:date="2009-04-28T17:46:00Z"/>
                <w:noProof/>
                <w:sz w:val="18"/>
                <w:lang w:val="de-CH"/>
                <w:rPrChange w:id="951" w:author="Remo Herren" w:date="2009-04-28T17:24:00Z">
                  <w:rPr>
                    <w:del w:id="952" w:author="Remo Herren" w:date="2009-04-28T17:46:00Z"/>
                    <w:sz w:val="18"/>
                  </w:rPr>
                </w:rPrChange>
              </w:rPr>
            </w:pPr>
          </w:p>
        </w:tc>
        <w:tc>
          <w:tcPr>
            <w:tcW w:w="2018" w:type="dxa"/>
          </w:tcPr>
          <w:p w14:paraId="555B232F" w14:textId="77777777" w:rsidR="00DC0ADE" w:rsidRPr="00AA4CC9" w:rsidDel="00DF359F" w:rsidRDefault="00DC0ADE" w:rsidP="00DC0ADE">
            <w:pPr>
              <w:rPr>
                <w:del w:id="953" w:author="Remo Herren" w:date="2009-04-28T17:46:00Z"/>
                <w:noProof/>
                <w:sz w:val="18"/>
                <w:lang w:val="de-CH"/>
                <w:rPrChange w:id="954" w:author="Remo Herren" w:date="2009-04-28T17:24:00Z">
                  <w:rPr>
                    <w:del w:id="955" w:author="Remo Herren" w:date="2009-04-28T17:46:00Z"/>
                    <w:sz w:val="18"/>
                  </w:rPr>
                </w:rPrChange>
              </w:rPr>
            </w:pPr>
          </w:p>
        </w:tc>
        <w:tc>
          <w:tcPr>
            <w:tcW w:w="4820" w:type="dxa"/>
          </w:tcPr>
          <w:p w14:paraId="555B2330" w14:textId="77777777" w:rsidR="00DC0ADE" w:rsidRPr="00AA4CC9" w:rsidDel="00DF359F" w:rsidRDefault="00DC0ADE" w:rsidP="00DC0ADE">
            <w:pPr>
              <w:rPr>
                <w:del w:id="956" w:author="Remo Herren" w:date="2009-04-28T17:46:00Z"/>
                <w:noProof/>
                <w:sz w:val="18"/>
                <w:lang w:val="de-CH"/>
                <w:rPrChange w:id="957" w:author="Remo Herren" w:date="2009-04-28T17:24:00Z">
                  <w:rPr>
                    <w:del w:id="958" w:author="Remo Herren" w:date="2009-04-28T17:46:00Z"/>
                    <w:sz w:val="18"/>
                  </w:rPr>
                </w:rPrChange>
              </w:rPr>
            </w:pPr>
          </w:p>
        </w:tc>
      </w:tr>
      <w:tr w:rsidR="00DC0ADE" w:rsidRPr="00935B84" w:rsidDel="0019347C" w14:paraId="555B2336" w14:textId="77777777" w:rsidTr="00DC0ADE">
        <w:trPr>
          <w:del w:id="959" w:author="Remo Herren" w:date="2009-04-28T17:23:00Z"/>
        </w:trPr>
        <w:tc>
          <w:tcPr>
            <w:tcW w:w="898" w:type="dxa"/>
          </w:tcPr>
          <w:p w14:paraId="555B2332" w14:textId="77777777" w:rsidR="00DC0ADE" w:rsidRPr="00AA4CC9" w:rsidDel="0019347C" w:rsidRDefault="00DC0ADE" w:rsidP="00DC0ADE">
            <w:pPr>
              <w:rPr>
                <w:del w:id="960" w:author="Remo Herren" w:date="2009-04-28T17:23:00Z"/>
                <w:noProof/>
                <w:sz w:val="18"/>
                <w:lang w:val="de-CH"/>
                <w:rPrChange w:id="961" w:author="Remo Herren" w:date="2009-04-28T17:24:00Z">
                  <w:rPr>
                    <w:del w:id="962" w:author="Remo Herren" w:date="2009-04-28T17:23:00Z"/>
                    <w:sz w:val="18"/>
                  </w:rPr>
                </w:rPrChange>
              </w:rPr>
            </w:pPr>
          </w:p>
        </w:tc>
        <w:tc>
          <w:tcPr>
            <w:tcW w:w="1620" w:type="dxa"/>
          </w:tcPr>
          <w:p w14:paraId="555B2333" w14:textId="77777777" w:rsidR="00DC0ADE" w:rsidRPr="00AA4CC9" w:rsidDel="0019347C" w:rsidRDefault="00DC0ADE" w:rsidP="00DC0ADE">
            <w:pPr>
              <w:rPr>
                <w:del w:id="963" w:author="Remo Herren" w:date="2009-04-28T17:23:00Z"/>
                <w:noProof/>
                <w:sz w:val="18"/>
                <w:lang w:val="de-CH"/>
                <w:rPrChange w:id="964" w:author="Remo Herren" w:date="2009-04-28T17:24:00Z">
                  <w:rPr>
                    <w:del w:id="965" w:author="Remo Herren" w:date="2009-04-28T17:23:00Z"/>
                    <w:sz w:val="18"/>
                  </w:rPr>
                </w:rPrChange>
              </w:rPr>
            </w:pPr>
          </w:p>
        </w:tc>
        <w:tc>
          <w:tcPr>
            <w:tcW w:w="2018" w:type="dxa"/>
          </w:tcPr>
          <w:p w14:paraId="555B2334" w14:textId="77777777" w:rsidR="00DC0ADE" w:rsidRPr="00AA4CC9" w:rsidDel="0019347C" w:rsidRDefault="00DC0ADE" w:rsidP="00DC0ADE">
            <w:pPr>
              <w:rPr>
                <w:del w:id="966" w:author="Remo Herren" w:date="2009-04-28T17:23:00Z"/>
                <w:noProof/>
                <w:sz w:val="18"/>
                <w:lang w:val="de-CH"/>
                <w:rPrChange w:id="967" w:author="Remo Herren" w:date="2009-04-28T17:24:00Z">
                  <w:rPr>
                    <w:del w:id="968" w:author="Remo Herren" w:date="2009-04-28T17:23:00Z"/>
                    <w:sz w:val="18"/>
                  </w:rPr>
                </w:rPrChange>
              </w:rPr>
            </w:pPr>
          </w:p>
        </w:tc>
        <w:tc>
          <w:tcPr>
            <w:tcW w:w="4820" w:type="dxa"/>
          </w:tcPr>
          <w:p w14:paraId="555B2335" w14:textId="77777777" w:rsidR="00DC0ADE" w:rsidRPr="00AA4CC9" w:rsidDel="0019347C" w:rsidRDefault="00DC0ADE" w:rsidP="00DC0ADE">
            <w:pPr>
              <w:rPr>
                <w:del w:id="969" w:author="Remo Herren" w:date="2009-04-28T17:23:00Z"/>
                <w:noProof/>
                <w:sz w:val="18"/>
                <w:lang w:val="de-CH"/>
                <w:rPrChange w:id="970" w:author="Remo Herren" w:date="2009-04-28T17:24:00Z">
                  <w:rPr>
                    <w:del w:id="971" w:author="Remo Herren" w:date="2009-04-28T17:23:00Z"/>
                    <w:sz w:val="18"/>
                  </w:rPr>
                </w:rPrChange>
              </w:rPr>
            </w:pPr>
          </w:p>
        </w:tc>
      </w:tr>
    </w:tbl>
    <w:p w14:paraId="555B2337" w14:textId="77777777" w:rsidR="00DC0ADE" w:rsidRPr="00AA4CC9" w:rsidDel="0019347C" w:rsidRDefault="00DC0ADE" w:rsidP="00DC0ADE">
      <w:pPr>
        <w:rPr>
          <w:del w:id="972" w:author="Remo Herren" w:date="2009-04-28T17:22:00Z"/>
          <w:noProof/>
          <w:lang w:val="de-CH"/>
          <w:rPrChange w:id="973" w:author="Remo Herren" w:date="2009-04-28T17:24:00Z">
            <w:rPr>
              <w:del w:id="974" w:author="Remo Herren" w:date="2009-04-28T17:22:00Z"/>
            </w:rPr>
          </w:rPrChange>
        </w:rPr>
      </w:pPr>
    </w:p>
    <w:p w14:paraId="555B2338" w14:textId="77777777" w:rsidR="00DC0ADE" w:rsidRPr="00AA4CC9" w:rsidDel="0019347C" w:rsidRDefault="00DC0ADE" w:rsidP="00DC0ADE">
      <w:pPr>
        <w:tabs>
          <w:tab w:val="left" w:pos="567"/>
        </w:tabs>
        <w:jc w:val="both"/>
        <w:rPr>
          <w:del w:id="975" w:author="Remo Herren" w:date="2009-04-28T17:22:00Z"/>
          <w:noProof/>
          <w:lang w:val="de-CH"/>
          <w:rPrChange w:id="976" w:author="Remo Herren" w:date="2009-04-28T17:24:00Z">
            <w:rPr>
              <w:del w:id="977" w:author="Remo Herren" w:date="2009-04-28T17:22:00Z"/>
              <w:lang w:val="de-CH"/>
            </w:rPr>
          </w:rPrChange>
        </w:rPr>
      </w:pPr>
    </w:p>
    <w:p w14:paraId="555B2339" w14:textId="77777777" w:rsidR="00DC0ADE" w:rsidRPr="00AA4CC9" w:rsidRDefault="00DC0ADE" w:rsidP="0019347C">
      <w:pPr>
        <w:tabs>
          <w:tab w:val="left" w:pos="567"/>
        </w:tabs>
        <w:jc w:val="both"/>
        <w:rPr>
          <w:noProof/>
          <w:lang w:val="de-CH"/>
          <w:rPrChange w:id="978" w:author="Remo Herren" w:date="2009-04-28T17:24:00Z">
            <w:rPr>
              <w:lang w:val="de-CH"/>
            </w:rPr>
          </w:rPrChange>
        </w:rPr>
      </w:pPr>
    </w:p>
    <w:sectPr w:rsidR="00DC0ADE" w:rsidRPr="00AA4CC9" w:rsidSect="006C086D">
      <w:headerReference w:type="default" r:id="rId19"/>
      <w:footerReference w:type="default" r:id="rId20"/>
      <w:pgSz w:w="11906" w:h="16838"/>
      <w:pgMar w:top="2410" w:right="991" w:bottom="993"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8" w:author="Garaio" w:date="2009-05-27T08:14:00Z" w:initials="G">
    <w:p w14:paraId="555B2344" w14:textId="77777777" w:rsidR="00935B84" w:rsidRPr="00935B84" w:rsidRDefault="00935B84" w:rsidP="001D7002">
      <w:pPr>
        <w:pStyle w:val="CommentText"/>
        <w:rPr>
          <w:lang w:val="de-CH"/>
        </w:rPr>
      </w:pPr>
      <w:r>
        <w:rPr>
          <w:rStyle w:val="CommentReference"/>
        </w:rPr>
        <w:annotationRef/>
      </w:r>
      <w:r w:rsidRPr="00935B84">
        <w:rPr>
          <w:lang w:val="de-CH"/>
        </w:rPr>
        <w:t>Reicht aus meiner Sicht, da eine Unterscheidung von Detail- und Schnellreservation bei den Funktionsrechten, keinen Sinn macht.</w:t>
      </w:r>
    </w:p>
  </w:comment>
  <w:comment w:id="377" w:author="Garaio" w:date="2009-05-27T08:14:00Z" w:initials="G">
    <w:p w14:paraId="555B2345" w14:textId="77777777" w:rsidR="00935B84" w:rsidRDefault="00935B84">
      <w:pPr>
        <w:pStyle w:val="CommentText"/>
      </w:pPr>
      <w:r>
        <w:rPr>
          <w:rStyle w:val="CommentReference"/>
        </w:rPr>
        <w:annotationRef/>
      </w:r>
      <w:r w:rsidRPr="00935B84">
        <w:rPr>
          <w:lang w:val="de-CH"/>
        </w:rPr>
        <w:t xml:space="preserve">Besser ware natürlich, wenn dies Global hinterlegt werden kann. </w:t>
      </w:r>
      <w:r>
        <w:t xml:space="preserve">@DEV: </w:t>
      </w:r>
      <w:proofErr w:type="spellStart"/>
      <w:r>
        <w:t>wieviel</w:t>
      </w:r>
      <w:proofErr w:type="spellEnd"/>
      <w:r>
        <w:t xml:space="preserve"> </w:t>
      </w:r>
      <w:proofErr w:type="spellStart"/>
      <w:r>
        <w:t>Aufwand</w:t>
      </w:r>
      <w:proofErr w:type="spellEnd"/>
      <w:r>
        <w:t>?</w:t>
      </w:r>
    </w:p>
  </w:comment>
  <w:comment w:id="425" w:author="Garaio" w:date="2009-05-27T08:14:00Z" w:initials="G">
    <w:p w14:paraId="555B2346" w14:textId="77777777" w:rsidR="00935B84" w:rsidRPr="00935B84" w:rsidRDefault="00935B84" w:rsidP="00585074">
      <w:pPr>
        <w:pStyle w:val="CommentText"/>
        <w:rPr>
          <w:lang w:val="de-CH"/>
        </w:rPr>
      </w:pPr>
      <w:r>
        <w:rPr>
          <w:rStyle w:val="CommentReference"/>
        </w:rPr>
        <w:annotationRef/>
      </w:r>
      <w:r w:rsidRPr="00935B84">
        <w:rPr>
          <w:lang w:val="de-CH"/>
        </w:rPr>
        <w:t xml:space="preserve">wie sieht es mit Arbeitszeit des Dienstleisters und Vorlaufzeiten aus? </w:t>
      </w:r>
    </w:p>
  </w:comment>
  <w:comment w:id="428" w:author="Garaio" w:date="2009-05-27T08:14:00Z" w:initials="G">
    <w:p w14:paraId="555B2347" w14:textId="77777777" w:rsidR="00935B84" w:rsidRPr="00935B84" w:rsidRDefault="00935B84" w:rsidP="00585074">
      <w:pPr>
        <w:pStyle w:val="CommentText"/>
        <w:rPr>
          <w:lang w:val="de-CH"/>
        </w:rPr>
      </w:pPr>
      <w:r>
        <w:rPr>
          <w:rStyle w:val="CommentReference"/>
        </w:rPr>
        <w:annotationRef/>
      </w:r>
      <w:r w:rsidRPr="00935B84">
        <w:rPr>
          <w:lang w:val="de-CH"/>
        </w:rPr>
        <w:t xml:space="preserve">wie sieht es mit Arbeitszeit des Dienstleisters und Vorlaufzeiten aus? </w:t>
      </w:r>
    </w:p>
  </w:comment>
  <w:comment w:id="435" w:author="Garaio" w:date="2009-05-27T08:14:00Z" w:initials="G">
    <w:p w14:paraId="555B2348" w14:textId="77777777" w:rsidR="00935B84" w:rsidRPr="00935B84" w:rsidRDefault="00935B84" w:rsidP="00585074">
      <w:pPr>
        <w:pStyle w:val="CommentText"/>
        <w:rPr>
          <w:lang w:val="de-CH"/>
        </w:rPr>
      </w:pPr>
      <w:r>
        <w:rPr>
          <w:rStyle w:val="CommentReference"/>
        </w:rPr>
        <w:annotationRef/>
      </w:r>
      <w:r w:rsidRPr="00935B84">
        <w:rPr>
          <w:lang w:val="de-CH"/>
        </w:rPr>
        <w:t>oder reicht Warnhinweis</w:t>
      </w:r>
    </w:p>
  </w:comment>
  <w:comment w:id="445" w:author="Garaio" w:date="2009-05-27T08:14:00Z" w:initials="G">
    <w:p w14:paraId="555B2349" w14:textId="77777777" w:rsidR="00935B84" w:rsidRPr="00935B84" w:rsidRDefault="00935B84" w:rsidP="00585074">
      <w:pPr>
        <w:pStyle w:val="CommentText"/>
        <w:rPr>
          <w:lang w:val="de-CH"/>
        </w:rPr>
      </w:pPr>
      <w:r>
        <w:rPr>
          <w:rStyle w:val="CommentReference"/>
        </w:rPr>
        <w:annotationRef/>
      </w:r>
      <w:r w:rsidRPr="00935B84">
        <w:rPr>
          <w:lang w:val="de-CH"/>
        </w:rPr>
        <w:t xml:space="preserve">wie sieht es mit Arbeitszeit des Dienstleisters und Vorlaufzeiten aus? </w:t>
      </w:r>
    </w:p>
  </w:comment>
  <w:comment w:id="461" w:author="Garaio" w:date="2009-05-27T08:14:00Z" w:initials="G">
    <w:p w14:paraId="555B234A" w14:textId="77777777" w:rsidR="00935B84" w:rsidRPr="00935B84" w:rsidRDefault="00935B84" w:rsidP="00585074">
      <w:pPr>
        <w:pStyle w:val="CommentText"/>
        <w:rPr>
          <w:lang w:val="de-CH"/>
        </w:rPr>
      </w:pPr>
      <w:r>
        <w:rPr>
          <w:rStyle w:val="CommentReference"/>
        </w:rPr>
        <w:annotationRef/>
      </w:r>
      <w:r w:rsidRPr="00935B84">
        <w:rPr>
          <w:lang w:val="de-CH"/>
        </w:rPr>
        <w:t xml:space="preserve">wie sieht es mit Arbeitszeit des Dienstleisters und Vorlaufzeiten aus? </w:t>
      </w:r>
    </w:p>
  </w:comment>
  <w:comment w:id="484" w:author="Garaio" w:date="2009-05-27T08:14:00Z" w:initials="G">
    <w:p w14:paraId="555B234B" w14:textId="77777777" w:rsidR="00935B84" w:rsidRPr="00935B84" w:rsidRDefault="00935B84" w:rsidP="00585074">
      <w:pPr>
        <w:pStyle w:val="CommentText"/>
        <w:rPr>
          <w:lang w:val="de-CH"/>
        </w:rPr>
      </w:pPr>
      <w:r>
        <w:rPr>
          <w:rStyle w:val="CommentReference"/>
        </w:rPr>
        <w:annotationRef/>
      </w:r>
      <w:r w:rsidRPr="00935B84">
        <w:rPr>
          <w:lang w:val="de-CH"/>
        </w:rPr>
        <w:t>allenfalls kann man noch schreiben, dass die restlichen iTEMs der Serie an ihrem Ursprungs-Ort und Datum/Zeit geblieben sind.</w:t>
      </w:r>
    </w:p>
  </w:comment>
  <w:comment w:id="560" w:author="Garaio" w:date="2009-05-27T08:14:00Z" w:initials="G">
    <w:p w14:paraId="555B234C" w14:textId="77777777" w:rsidR="00935B84" w:rsidRPr="00935B84" w:rsidRDefault="00935B84" w:rsidP="00223B13">
      <w:pPr>
        <w:pStyle w:val="CommentText"/>
        <w:rPr>
          <w:lang w:val="de-CH"/>
        </w:rPr>
      </w:pPr>
      <w:r>
        <w:rPr>
          <w:rStyle w:val="CommentReference"/>
        </w:rPr>
        <w:annotationRef/>
      </w:r>
      <w:r w:rsidRPr="00935B84">
        <w:rPr>
          <w:lang w:val="de-CH"/>
        </w:rPr>
        <w:t xml:space="preserve">wie sieht es mit Arbeitszeit des Dienstleisters und Vorlaufzeiten aus? </w:t>
      </w:r>
    </w:p>
  </w:comment>
  <w:comment w:id="589" w:author="Garaio" w:date="2009-05-27T08:14:00Z" w:initials="G">
    <w:p w14:paraId="555B234D" w14:textId="77777777" w:rsidR="00935B84" w:rsidRPr="00935B84" w:rsidRDefault="00935B84" w:rsidP="0019347C">
      <w:pPr>
        <w:pStyle w:val="CommentText"/>
        <w:rPr>
          <w:lang w:val="de-CH"/>
        </w:rPr>
      </w:pPr>
      <w:r>
        <w:rPr>
          <w:rStyle w:val="CommentReference"/>
        </w:rPr>
        <w:annotationRef/>
      </w:r>
      <w:r w:rsidRPr="00935B84">
        <w:rPr>
          <w:lang w:val="de-CH"/>
        </w:rPr>
        <w:t>oder reicht Warnhinweis</w:t>
      </w:r>
    </w:p>
  </w:comment>
  <w:comment w:id="637" w:author="Remo Herren" w:date="2009-05-27T08:14:00Z" w:initials="rh">
    <w:p w14:paraId="555B234E" w14:textId="77777777" w:rsidR="00935B84" w:rsidRPr="00935B84" w:rsidRDefault="00935B84">
      <w:pPr>
        <w:pStyle w:val="CommentText"/>
        <w:rPr>
          <w:lang w:val="de-CH"/>
        </w:rPr>
      </w:pPr>
      <w:r>
        <w:rPr>
          <w:rStyle w:val="CommentReference"/>
        </w:rPr>
        <w:annotationRef/>
      </w:r>
      <w:r w:rsidRPr="00935B84">
        <w:rPr>
          <w:lang w:val="de-CH"/>
        </w:rPr>
        <w:t>hier bin ich mir nicht sicher, ob es da auch Einschränkungen geben soll/kann (z.B. auch bei internen Dienstleistungen)</w:t>
      </w:r>
    </w:p>
  </w:comment>
  <w:comment w:id="757" w:author="Garaio" w:date="2009-05-27T08:14:00Z" w:initials="G">
    <w:p w14:paraId="555B234F" w14:textId="77777777" w:rsidR="00935B84" w:rsidRPr="00935B84" w:rsidRDefault="00935B84" w:rsidP="0019347C">
      <w:pPr>
        <w:pStyle w:val="CommentText"/>
        <w:rPr>
          <w:lang w:val="de-CH"/>
        </w:rPr>
      </w:pPr>
      <w:r>
        <w:rPr>
          <w:rStyle w:val="CommentReference"/>
        </w:rPr>
        <w:annotationRef/>
      </w:r>
      <w:r w:rsidRPr="00935B84">
        <w:rPr>
          <w:lang w:val="de-CH"/>
        </w:rPr>
        <w:t>allenfalls kann man noch schreiben, dass die restlichen iTEMs der Serie an ihrem Ursprungs-Ort und Datum/Zeit geblieben sind.</w:t>
      </w:r>
    </w:p>
  </w:comment>
  <w:comment w:id="809" w:author="Garaio" w:date="2009-05-27T08:14:00Z" w:initials="G">
    <w:p w14:paraId="555B2350" w14:textId="77777777" w:rsidR="00935B84" w:rsidRPr="00935B84" w:rsidRDefault="00935B84" w:rsidP="0019347C">
      <w:pPr>
        <w:pStyle w:val="CommentText"/>
        <w:rPr>
          <w:lang w:val="de-CH"/>
        </w:rPr>
      </w:pPr>
      <w:r>
        <w:rPr>
          <w:rStyle w:val="CommentReference"/>
        </w:rPr>
        <w:annotationRef/>
      </w:r>
      <w:r w:rsidRPr="00935B84">
        <w:rPr>
          <w:lang w:val="de-CH"/>
        </w:rPr>
        <w:t xml:space="preserve">@DEV: falls dies zu aufwendig ist, werden wir bis auf weiteres statisch ein Zeit-Range vorgeben. </w:t>
      </w:r>
      <w:r w:rsidRPr="00935B84">
        <w:rPr>
          <w:lang w:val="de-CH"/>
        </w:rPr>
        <w:br/>
      </w:r>
      <w:r w:rsidRPr="00935B84">
        <w:rPr>
          <w:lang w:val="de-CH"/>
        </w:rPr>
        <w:br/>
        <w:t>Für R4.1 oder später: unter Umständen macht es Sinn, wenn man die globale Konfiguration mittels Benutzerprofil-Einstellungen übersteuern kann?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B2353" w14:textId="77777777" w:rsidR="00935B84" w:rsidRDefault="00935B84">
      <w:r>
        <w:separator/>
      </w:r>
    </w:p>
  </w:endnote>
  <w:endnote w:type="continuationSeparator" w:id="0">
    <w:p w14:paraId="555B2354" w14:textId="77777777" w:rsidR="00935B84" w:rsidRDefault="00935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B2356" w14:textId="77777777" w:rsidR="00935B84" w:rsidRDefault="00935B84">
    <w:pPr>
      <w:pStyle w:val="Footer"/>
      <w:rPr>
        <w:sz w:val="12"/>
        <w:lang w:val="de-CH"/>
      </w:rPr>
    </w:pPr>
    <w:r>
      <w:rPr>
        <w:sz w:val="12"/>
        <w:lang w:val="de-CH"/>
      </w:rPr>
      <w:t xml:space="preserve">Erstellt von: </w:t>
    </w:r>
    <w:r>
      <w:rPr>
        <w:sz w:val="12"/>
        <w:lang w:val="en-US"/>
      </w:rPr>
      <w:fldChar w:fldCharType="begin"/>
    </w:r>
    <w:r>
      <w:rPr>
        <w:sz w:val="12"/>
        <w:lang w:val="de-CH"/>
      </w:rPr>
      <w:instrText xml:space="preserve"> AUTHOR </w:instrText>
    </w:r>
    <w:r>
      <w:rPr>
        <w:sz w:val="12"/>
        <w:lang w:val="en-US"/>
      </w:rPr>
      <w:fldChar w:fldCharType="separate"/>
    </w:r>
    <w:r>
      <w:rPr>
        <w:noProof/>
        <w:sz w:val="12"/>
        <w:lang w:val="de-CH"/>
      </w:rPr>
      <w:t>Remo Herren</w:t>
    </w:r>
    <w:r>
      <w:rPr>
        <w:sz w:val="12"/>
        <w:lang w:val="en-US"/>
      </w:rPr>
      <w:fldChar w:fldCharType="end"/>
    </w:r>
    <w:r>
      <w:rPr>
        <w:sz w:val="12"/>
        <w:lang w:val="de-CH"/>
      </w:rPr>
      <w:tab/>
      <w:t xml:space="preserve">Page </w:t>
    </w:r>
    <w:r>
      <w:rPr>
        <w:sz w:val="12"/>
        <w:lang w:val="en-US"/>
      </w:rPr>
      <w:fldChar w:fldCharType="begin"/>
    </w:r>
    <w:r>
      <w:rPr>
        <w:sz w:val="12"/>
        <w:lang w:val="de-CH"/>
      </w:rPr>
      <w:instrText xml:space="preserve"> PAGE </w:instrText>
    </w:r>
    <w:r>
      <w:rPr>
        <w:sz w:val="12"/>
        <w:lang w:val="en-US"/>
      </w:rPr>
      <w:fldChar w:fldCharType="separate"/>
    </w:r>
    <w:r w:rsidR="00EA7111">
      <w:rPr>
        <w:noProof/>
        <w:sz w:val="12"/>
        <w:lang w:val="de-CH"/>
      </w:rPr>
      <w:t>5</w:t>
    </w:r>
    <w:r>
      <w:rPr>
        <w:sz w:val="12"/>
        <w:lang w:val="en-US"/>
      </w:rPr>
      <w:fldChar w:fldCharType="end"/>
    </w:r>
    <w:r>
      <w:rPr>
        <w:sz w:val="12"/>
        <w:lang w:val="de-CH"/>
      </w:rPr>
      <w:tab/>
    </w:r>
    <w:r>
      <w:rPr>
        <w:sz w:val="12"/>
        <w:lang w:val="en-US"/>
      </w:rPr>
      <w:fldChar w:fldCharType="begin"/>
    </w:r>
    <w:r>
      <w:rPr>
        <w:sz w:val="12"/>
        <w:lang w:val="en-US"/>
      </w:rPr>
      <w:instrText xml:space="preserve"> DATE </w:instrText>
    </w:r>
    <w:r>
      <w:rPr>
        <w:sz w:val="12"/>
        <w:lang w:val="en-US"/>
      </w:rPr>
      <w:fldChar w:fldCharType="separate"/>
    </w:r>
    <w:ins w:id="979" w:author="Tim Bänziger" w:date="2010-04-15T09:46:00Z">
      <w:r>
        <w:rPr>
          <w:noProof/>
          <w:sz w:val="12"/>
          <w:lang w:val="en-US"/>
        </w:rPr>
        <w:t>4/15/2010</w:t>
      </w:r>
    </w:ins>
    <w:ins w:id="980" w:author="Remo Herren" w:date="2009-05-27T07:42:00Z">
      <w:del w:id="981" w:author="Tim Bänziger" w:date="2010-04-15T09:46:00Z">
        <w:r w:rsidDel="00935B84">
          <w:rPr>
            <w:noProof/>
            <w:sz w:val="12"/>
            <w:lang w:val="en-US"/>
          </w:rPr>
          <w:delText>5/27/2009</w:delText>
        </w:r>
      </w:del>
    </w:ins>
    <w:del w:id="982" w:author="Tim Bänziger" w:date="2010-04-15T09:46:00Z">
      <w:r w:rsidDel="00935B84">
        <w:rPr>
          <w:noProof/>
          <w:sz w:val="12"/>
          <w:lang w:val="en-US"/>
        </w:rPr>
        <w:delText>4/28/2009</w:delText>
      </w:r>
    </w:del>
    <w:r>
      <w:rPr>
        <w:sz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B2351" w14:textId="77777777" w:rsidR="00935B84" w:rsidRDefault="00935B84">
      <w:r>
        <w:separator/>
      </w:r>
    </w:p>
  </w:footnote>
  <w:footnote w:type="continuationSeparator" w:id="0">
    <w:p w14:paraId="555B2352" w14:textId="77777777" w:rsidR="00935B84" w:rsidRDefault="00935B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B2355" w14:textId="77777777" w:rsidR="00935B84" w:rsidRPr="00D65A66" w:rsidRDefault="00935B84">
    <w:pPr>
      <w:pStyle w:val="Header"/>
      <w:rPr>
        <w:sz w:val="72"/>
      </w:rPr>
    </w:pPr>
    <w:r>
      <w:rPr>
        <w:noProof/>
        <w:lang w:val="de-CH" w:eastAsia="de-CH"/>
      </w:rPr>
      <w:drawing>
        <wp:inline distT="0" distB="0" distL="0" distR="0" wp14:anchorId="555B2357" wp14:editId="555B2358">
          <wp:extent cx="813435" cy="896620"/>
          <wp:effectExtent l="19050" t="0" r="5715" b="0"/>
          <wp:docPr id="1" name="Picture 1" descr="Logo_RoomsPro_1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RoomsPro_1_low"/>
                  <pic:cNvPicPr>
                    <a:picLocks noChangeAspect="1" noChangeArrowheads="1"/>
                  </pic:cNvPicPr>
                </pic:nvPicPr>
                <pic:blipFill>
                  <a:blip r:embed="rId1"/>
                  <a:srcRect/>
                  <a:stretch>
                    <a:fillRect/>
                  </a:stretch>
                </pic:blipFill>
                <pic:spPr bwMode="auto">
                  <a:xfrm>
                    <a:off x="0" y="0"/>
                    <a:ext cx="813435" cy="896620"/>
                  </a:xfrm>
                  <a:prstGeom prst="rect">
                    <a:avLst/>
                  </a:prstGeom>
                  <a:noFill/>
                  <a:ln w="9525">
                    <a:noFill/>
                    <a:miter lim="800000"/>
                    <a:headEnd/>
                    <a:tailEnd/>
                  </a:ln>
                </pic:spPr>
              </pic:pic>
            </a:graphicData>
          </a:graphic>
        </wp:inline>
      </w:drawing>
    </w:r>
    <w:r>
      <w:rPr>
        <w:sz w:val="72"/>
      </w:rPr>
      <w:t xml:space="preserve">  Use Cases Release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3282"/>
    <w:multiLevelType w:val="hybridMultilevel"/>
    <w:tmpl w:val="A24CD734"/>
    <w:lvl w:ilvl="0" w:tplc="0B58A56A">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186DE5"/>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7FB49CF"/>
    <w:multiLevelType w:val="hybridMultilevel"/>
    <w:tmpl w:val="7B0841E4"/>
    <w:lvl w:ilvl="0" w:tplc="08070001">
      <w:start w:val="1"/>
      <w:numFmt w:val="bullet"/>
      <w:lvlText w:val=""/>
      <w:lvlJc w:val="left"/>
      <w:pPr>
        <w:ind w:left="776" w:hanging="360"/>
      </w:pPr>
      <w:rPr>
        <w:rFonts w:ascii="Symbol" w:hAnsi="Symbol" w:hint="default"/>
      </w:rPr>
    </w:lvl>
    <w:lvl w:ilvl="1" w:tplc="08070003" w:tentative="1">
      <w:start w:val="1"/>
      <w:numFmt w:val="bullet"/>
      <w:lvlText w:val="o"/>
      <w:lvlJc w:val="left"/>
      <w:pPr>
        <w:ind w:left="1496" w:hanging="360"/>
      </w:pPr>
      <w:rPr>
        <w:rFonts w:ascii="Courier New" w:hAnsi="Courier New" w:cs="Courier New" w:hint="default"/>
      </w:rPr>
    </w:lvl>
    <w:lvl w:ilvl="2" w:tplc="08070005" w:tentative="1">
      <w:start w:val="1"/>
      <w:numFmt w:val="bullet"/>
      <w:lvlText w:val=""/>
      <w:lvlJc w:val="left"/>
      <w:pPr>
        <w:ind w:left="2216" w:hanging="360"/>
      </w:pPr>
      <w:rPr>
        <w:rFonts w:ascii="Wingdings" w:hAnsi="Wingdings" w:hint="default"/>
      </w:rPr>
    </w:lvl>
    <w:lvl w:ilvl="3" w:tplc="08070001" w:tentative="1">
      <w:start w:val="1"/>
      <w:numFmt w:val="bullet"/>
      <w:lvlText w:val=""/>
      <w:lvlJc w:val="left"/>
      <w:pPr>
        <w:ind w:left="2936" w:hanging="360"/>
      </w:pPr>
      <w:rPr>
        <w:rFonts w:ascii="Symbol" w:hAnsi="Symbol" w:hint="default"/>
      </w:rPr>
    </w:lvl>
    <w:lvl w:ilvl="4" w:tplc="08070003" w:tentative="1">
      <w:start w:val="1"/>
      <w:numFmt w:val="bullet"/>
      <w:lvlText w:val="o"/>
      <w:lvlJc w:val="left"/>
      <w:pPr>
        <w:ind w:left="3656" w:hanging="360"/>
      </w:pPr>
      <w:rPr>
        <w:rFonts w:ascii="Courier New" w:hAnsi="Courier New" w:cs="Courier New" w:hint="default"/>
      </w:rPr>
    </w:lvl>
    <w:lvl w:ilvl="5" w:tplc="08070005" w:tentative="1">
      <w:start w:val="1"/>
      <w:numFmt w:val="bullet"/>
      <w:lvlText w:val=""/>
      <w:lvlJc w:val="left"/>
      <w:pPr>
        <w:ind w:left="4376" w:hanging="360"/>
      </w:pPr>
      <w:rPr>
        <w:rFonts w:ascii="Wingdings" w:hAnsi="Wingdings" w:hint="default"/>
      </w:rPr>
    </w:lvl>
    <w:lvl w:ilvl="6" w:tplc="08070001" w:tentative="1">
      <w:start w:val="1"/>
      <w:numFmt w:val="bullet"/>
      <w:lvlText w:val=""/>
      <w:lvlJc w:val="left"/>
      <w:pPr>
        <w:ind w:left="5096" w:hanging="360"/>
      </w:pPr>
      <w:rPr>
        <w:rFonts w:ascii="Symbol" w:hAnsi="Symbol" w:hint="default"/>
      </w:rPr>
    </w:lvl>
    <w:lvl w:ilvl="7" w:tplc="08070003" w:tentative="1">
      <w:start w:val="1"/>
      <w:numFmt w:val="bullet"/>
      <w:lvlText w:val="o"/>
      <w:lvlJc w:val="left"/>
      <w:pPr>
        <w:ind w:left="5816" w:hanging="360"/>
      </w:pPr>
      <w:rPr>
        <w:rFonts w:ascii="Courier New" w:hAnsi="Courier New" w:cs="Courier New" w:hint="default"/>
      </w:rPr>
    </w:lvl>
    <w:lvl w:ilvl="8" w:tplc="08070005" w:tentative="1">
      <w:start w:val="1"/>
      <w:numFmt w:val="bullet"/>
      <w:lvlText w:val=""/>
      <w:lvlJc w:val="left"/>
      <w:pPr>
        <w:ind w:left="6536" w:hanging="360"/>
      </w:pPr>
      <w:rPr>
        <w:rFonts w:ascii="Wingdings" w:hAnsi="Wingdings" w:hint="default"/>
      </w:rPr>
    </w:lvl>
  </w:abstractNum>
  <w:abstractNum w:abstractNumId="3">
    <w:nsid w:val="0BD8189B"/>
    <w:multiLevelType w:val="hybridMultilevel"/>
    <w:tmpl w:val="303CEB1A"/>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9942B6"/>
    <w:multiLevelType w:val="hybridMultilevel"/>
    <w:tmpl w:val="0B8AEED0"/>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87A2FE3"/>
    <w:multiLevelType w:val="hybridMultilevel"/>
    <w:tmpl w:val="A5CE476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9914D8"/>
    <w:multiLevelType w:val="hybridMultilevel"/>
    <w:tmpl w:val="AA60B3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B41A32"/>
    <w:multiLevelType w:val="hybridMultilevel"/>
    <w:tmpl w:val="34AAAC2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A340E"/>
    <w:multiLevelType w:val="hybridMultilevel"/>
    <w:tmpl w:val="4F865DC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1E6396"/>
    <w:multiLevelType w:val="hybridMultilevel"/>
    <w:tmpl w:val="8C947D1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36466FF"/>
    <w:multiLevelType w:val="hybridMultilevel"/>
    <w:tmpl w:val="41EA313C"/>
    <w:lvl w:ilvl="0" w:tplc="0B58A56A">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6C056AC"/>
    <w:multiLevelType w:val="multilevel"/>
    <w:tmpl w:val="7F4AC20C"/>
    <w:lvl w:ilvl="0">
      <w:start w:val="1"/>
      <w:numFmt w:val="decimal"/>
      <w:lvlText w:val="%1"/>
      <w:lvlJc w:val="left"/>
      <w:pPr>
        <w:tabs>
          <w:tab w:val="num" w:pos="-1836"/>
        </w:tabs>
        <w:ind w:left="-1836" w:hanging="432"/>
      </w:pPr>
      <w:rPr>
        <w:rFonts w:hint="default"/>
      </w:rPr>
    </w:lvl>
    <w:lvl w:ilvl="1">
      <w:start w:val="1"/>
      <w:numFmt w:val="decimal"/>
      <w:lvlText w:val="%1.%2"/>
      <w:lvlJc w:val="left"/>
      <w:pPr>
        <w:tabs>
          <w:tab w:val="num" w:pos="-1692"/>
        </w:tabs>
        <w:ind w:left="-1692" w:hanging="576"/>
      </w:pPr>
      <w:rPr>
        <w:rFonts w:hint="default"/>
      </w:rPr>
    </w:lvl>
    <w:lvl w:ilvl="2">
      <w:start w:val="1"/>
      <w:numFmt w:val="decimal"/>
      <w:lvlText w:val="%1.%2.%3"/>
      <w:lvlJc w:val="left"/>
      <w:pPr>
        <w:tabs>
          <w:tab w:val="num" w:pos="0"/>
        </w:tabs>
        <w:ind w:left="0" w:hanging="2268"/>
      </w:pPr>
      <w:rPr>
        <w:rFonts w:hint="default"/>
      </w:rPr>
    </w:lvl>
    <w:lvl w:ilvl="3">
      <w:start w:val="1"/>
      <w:numFmt w:val="decimal"/>
      <w:lvlText w:val="%1.%2.%3.%4"/>
      <w:lvlJc w:val="left"/>
      <w:pPr>
        <w:tabs>
          <w:tab w:val="num" w:pos="-1404"/>
        </w:tabs>
        <w:ind w:left="-1404" w:hanging="864"/>
      </w:pPr>
      <w:rPr>
        <w:rFonts w:hint="default"/>
      </w:rPr>
    </w:lvl>
    <w:lvl w:ilvl="4">
      <w:start w:val="1"/>
      <w:numFmt w:val="decimal"/>
      <w:pStyle w:val="Heading5"/>
      <w:lvlText w:val="%1.%2.%3.%4.%5"/>
      <w:lvlJc w:val="left"/>
      <w:pPr>
        <w:tabs>
          <w:tab w:val="num" w:pos="-1260"/>
        </w:tabs>
        <w:ind w:left="-1260" w:hanging="1008"/>
      </w:pPr>
      <w:rPr>
        <w:rFonts w:hint="default"/>
      </w:rPr>
    </w:lvl>
    <w:lvl w:ilvl="5">
      <w:start w:val="1"/>
      <w:numFmt w:val="decimal"/>
      <w:pStyle w:val="Heading6"/>
      <w:lvlText w:val="%1.%2.%3.%4.%5.%6"/>
      <w:lvlJc w:val="left"/>
      <w:pPr>
        <w:tabs>
          <w:tab w:val="num" w:pos="-1116"/>
        </w:tabs>
        <w:ind w:left="-1116" w:hanging="1152"/>
      </w:pPr>
      <w:rPr>
        <w:rFonts w:hint="default"/>
      </w:rPr>
    </w:lvl>
    <w:lvl w:ilvl="6">
      <w:start w:val="1"/>
      <w:numFmt w:val="decimal"/>
      <w:pStyle w:val="Heading7"/>
      <w:lvlText w:val="%1.%2.%3.%4.%5.%6.%7"/>
      <w:lvlJc w:val="left"/>
      <w:pPr>
        <w:tabs>
          <w:tab w:val="num" w:pos="-972"/>
        </w:tabs>
        <w:ind w:left="-972" w:hanging="1296"/>
      </w:pPr>
      <w:rPr>
        <w:rFonts w:hint="default"/>
      </w:rPr>
    </w:lvl>
    <w:lvl w:ilvl="7">
      <w:start w:val="1"/>
      <w:numFmt w:val="decimal"/>
      <w:pStyle w:val="Heading8"/>
      <w:lvlText w:val="%1.%2.%3.%4.%5.%6.%7.%8"/>
      <w:lvlJc w:val="left"/>
      <w:pPr>
        <w:tabs>
          <w:tab w:val="num" w:pos="-828"/>
        </w:tabs>
        <w:ind w:left="-828" w:hanging="1440"/>
      </w:pPr>
      <w:rPr>
        <w:rFonts w:hint="default"/>
      </w:rPr>
    </w:lvl>
    <w:lvl w:ilvl="8">
      <w:start w:val="1"/>
      <w:numFmt w:val="decimal"/>
      <w:pStyle w:val="Heading9"/>
      <w:lvlText w:val="%1.%2.%3.%4.%5.%6.%7.%8.%9"/>
      <w:lvlJc w:val="left"/>
      <w:pPr>
        <w:tabs>
          <w:tab w:val="num" w:pos="-684"/>
        </w:tabs>
        <w:ind w:left="-684" w:hanging="1584"/>
      </w:pPr>
      <w:rPr>
        <w:rFonts w:hint="default"/>
      </w:rPr>
    </w:lvl>
  </w:abstractNum>
  <w:abstractNum w:abstractNumId="12">
    <w:nsid w:val="28FB61F0"/>
    <w:multiLevelType w:val="hybridMultilevel"/>
    <w:tmpl w:val="221CDC00"/>
    <w:lvl w:ilvl="0" w:tplc="CE3424DA">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D8265F"/>
    <w:multiLevelType w:val="hybridMultilevel"/>
    <w:tmpl w:val="80E440BA"/>
    <w:lvl w:ilvl="0" w:tplc="5EBA588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37551CB"/>
    <w:multiLevelType w:val="hybridMultilevel"/>
    <w:tmpl w:val="8654A9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83A52C0"/>
    <w:multiLevelType w:val="hybridMultilevel"/>
    <w:tmpl w:val="3A204168"/>
    <w:lvl w:ilvl="0" w:tplc="58F64E16">
      <w:start w:val="26"/>
      <w:numFmt w:val="bullet"/>
      <w:lvlText w:val="-"/>
      <w:lvlJc w:val="left"/>
      <w:pPr>
        <w:ind w:left="1080" w:hanging="360"/>
      </w:pPr>
      <w:rPr>
        <w:rFonts w:ascii="Arial" w:eastAsia="Times New Roman"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nsid w:val="39885903"/>
    <w:multiLevelType w:val="hybridMultilevel"/>
    <w:tmpl w:val="4BAC8258"/>
    <w:lvl w:ilvl="0" w:tplc="8500CCD2">
      <w:start w:val="1"/>
      <w:numFmt w:val="bullet"/>
      <w:lvlText w:val="-"/>
      <w:lvlJc w:val="left"/>
      <w:pPr>
        <w:ind w:left="720" w:hanging="360"/>
      </w:pPr>
      <w:rPr>
        <w:rFonts w:ascii="Arial" w:eastAsia="Times New Roman" w:hAnsi="Arial" w:cs="Arial" w:hint="default"/>
        <w:b w:val="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B1D1495"/>
    <w:multiLevelType w:val="hybridMultilevel"/>
    <w:tmpl w:val="8C9811FC"/>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B78214C"/>
    <w:multiLevelType w:val="hybridMultilevel"/>
    <w:tmpl w:val="871251B0"/>
    <w:lvl w:ilvl="0" w:tplc="9E362EB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05676A2"/>
    <w:multiLevelType w:val="hybridMultilevel"/>
    <w:tmpl w:val="491040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41D136D7"/>
    <w:multiLevelType w:val="hybridMultilevel"/>
    <w:tmpl w:val="CB8EBB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5423EB4"/>
    <w:multiLevelType w:val="hybridMultilevel"/>
    <w:tmpl w:val="8626EB90"/>
    <w:lvl w:ilvl="0" w:tplc="9E362EB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nsid w:val="460D2FE5"/>
    <w:multiLevelType w:val="hybridMultilevel"/>
    <w:tmpl w:val="8B420210"/>
    <w:lvl w:ilvl="0" w:tplc="846478BE">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E1E1BA3"/>
    <w:multiLevelType w:val="hybridMultilevel"/>
    <w:tmpl w:val="D6865C7E"/>
    <w:lvl w:ilvl="0" w:tplc="369A3878">
      <w:start w:val="10"/>
      <w:numFmt w:val="bullet"/>
      <w:lvlText w:val="-"/>
      <w:lvlJc w:val="left"/>
      <w:pPr>
        <w:ind w:left="720" w:hanging="360"/>
      </w:pPr>
      <w:rPr>
        <w:rFonts w:ascii="Segoe UI" w:eastAsiaTheme="minorHAns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F7216C1"/>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FCF0766"/>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107405A"/>
    <w:multiLevelType w:val="hybridMultilevel"/>
    <w:tmpl w:val="FDAA1F7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412061E"/>
    <w:multiLevelType w:val="hybridMultilevel"/>
    <w:tmpl w:val="B1581E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7E9494D"/>
    <w:multiLevelType w:val="hybridMultilevel"/>
    <w:tmpl w:val="12A248C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87079BD"/>
    <w:multiLevelType w:val="hybridMultilevel"/>
    <w:tmpl w:val="21369D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A6175FA"/>
    <w:multiLevelType w:val="hybridMultilevel"/>
    <w:tmpl w:val="B5FE3E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B98203E"/>
    <w:multiLevelType w:val="hybridMultilevel"/>
    <w:tmpl w:val="59709786"/>
    <w:lvl w:ilvl="0" w:tplc="08070001">
      <w:start w:val="1"/>
      <w:numFmt w:val="bullet"/>
      <w:lvlText w:val=""/>
      <w:lvlJc w:val="left"/>
      <w:pPr>
        <w:ind w:left="1080" w:hanging="360"/>
      </w:pPr>
      <w:rPr>
        <w:rFonts w:ascii="Symbol" w:hAnsi="Symbol"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2">
    <w:nsid w:val="5C6E3DEF"/>
    <w:multiLevelType w:val="hybridMultilevel"/>
    <w:tmpl w:val="86ECAE82"/>
    <w:lvl w:ilvl="0" w:tplc="A3546A04">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F8A0618"/>
    <w:multiLevelType w:val="hybridMultilevel"/>
    <w:tmpl w:val="F006DAB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662D1E99"/>
    <w:multiLevelType w:val="hybridMultilevel"/>
    <w:tmpl w:val="136217E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6B04624"/>
    <w:multiLevelType w:val="hybridMultilevel"/>
    <w:tmpl w:val="1D6E5C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89309D2"/>
    <w:multiLevelType w:val="hybridMultilevel"/>
    <w:tmpl w:val="D4820096"/>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C6097F"/>
    <w:multiLevelType w:val="hybridMultilevel"/>
    <w:tmpl w:val="E6001C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EB7B0D"/>
    <w:multiLevelType w:val="hybridMultilevel"/>
    <w:tmpl w:val="82B834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1E646C2"/>
    <w:multiLevelType w:val="hybridMultilevel"/>
    <w:tmpl w:val="74CAF1D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24E5B8E"/>
    <w:multiLevelType w:val="hybridMultilevel"/>
    <w:tmpl w:val="C96A9296"/>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3706EFB"/>
    <w:multiLevelType w:val="hybridMultilevel"/>
    <w:tmpl w:val="7D22E3A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5114BD5"/>
    <w:multiLevelType w:val="hybridMultilevel"/>
    <w:tmpl w:val="66C870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59076D2"/>
    <w:multiLevelType w:val="hybridMultilevel"/>
    <w:tmpl w:val="491040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66B3216"/>
    <w:multiLevelType w:val="hybridMultilevel"/>
    <w:tmpl w:val="9514932A"/>
    <w:lvl w:ilvl="0" w:tplc="638E962E">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7893778A"/>
    <w:multiLevelType w:val="hybridMultilevel"/>
    <w:tmpl w:val="6D223C52"/>
    <w:lvl w:ilvl="0" w:tplc="9E362EB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6">
    <w:nsid w:val="79410BE7"/>
    <w:multiLevelType w:val="hybridMultilevel"/>
    <w:tmpl w:val="D6ECC97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7ADE57CF"/>
    <w:multiLevelType w:val="hybridMultilevel"/>
    <w:tmpl w:val="B21E98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7F593F3B"/>
    <w:multiLevelType w:val="hybridMultilevel"/>
    <w:tmpl w:val="3EEC308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11"/>
  </w:num>
  <w:num w:numId="4">
    <w:abstractNumId w:val="26"/>
  </w:num>
  <w:num w:numId="5">
    <w:abstractNumId w:val="18"/>
  </w:num>
  <w:num w:numId="6">
    <w:abstractNumId w:val="45"/>
  </w:num>
  <w:num w:numId="7">
    <w:abstractNumId w:val="21"/>
  </w:num>
  <w:num w:numId="8">
    <w:abstractNumId w:val="30"/>
  </w:num>
  <w:num w:numId="9">
    <w:abstractNumId w:val="2"/>
  </w:num>
  <w:num w:numId="10">
    <w:abstractNumId w:val="43"/>
  </w:num>
  <w:num w:numId="11">
    <w:abstractNumId w:val="19"/>
  </w:num>
  <w:num w:numId="12">
    <w:abstractNumId w:val="34"/>
  </w:num>
  <w:num w:numId="13">
    <w:abstractNumId w:val="12"/>
  </w:num>
  <w:num w:numId="14">
    <w:abstractNumId w:val="13"/>
  </w:num>
  <w:num w:numId="15">
    <w:abstractNumId w:val="22"/>
  </w:num>
  <w:num w:numId="16">
    <w:abstractNumId w:val="15"/>
  </w:num>
  <w:num w:numId="17">
    <w:abstractNumId w:val="47"/>
  </w:num>
  <w:num w:numId="18">
    <w:abstractNumId w:val="4"/>
  </w:num>
  <w:num w:numId="19">
    <w:abstractNumId w:val="39"/>
  </w:num>
  <w:num w:numId="20">
    <w:abstractNumId w:val="48"/>
  </w:num>
  <w:num w:numId="21">
    <w:abstractNumId w:val="24"/>
  </w:num>
  <w:num w:numId="22">
    <w:abstractNumId w:val="9"/>
  </w:num>
  <w:num w:numId="23">
    <w:abstractNumId w:val="29"/>
  </w:num>
  <w:num w:numId="24">
    <w:abstractNumId w:val="41"/>
  </w:num>
  <w:num w:numId="25">
    <w:abstractNumId w:val="25"/>
  </w:num>
  <w:num w:numId="26">
    <w:abstractNumId w:val="0"/>
  </w:num>
  <w:num w:numId="27">
    <w:abstractNumId w:val="1"/>
  </w:num>
  <w:num w:numId="28">
    <w:abstractNumId w:val="3"/>
  </w:num>
  <w:num w:numId="29">
    <w:abstractNumId w:val="27"/>
  </w:num>
  <w:num w:numId="30">
    <w:abstractNumId w:val="40"/>
  </w:num>
  <w:num w:numId="31">
    <w:abstractNumId w:val="23"/>
  </w:num>
  <w:num w:numId="32">
    <w:abstractNumId w:val="44"/>
  </w:num>
  <w:num w:numId="33">
    <w:abstractNumId w:val="17"/>
  </w:num>
  <w:num w:numId="34">
    <w:abstractNumId w:val="7"/>
  </w:num>
  <w:num w:numId="35">
    <w:abstractNumId w:val="16"/>
  </w:num>
  <w:num w:numId="36">
    <w:abstractNumId w:val="14"/>
  </w:num>
  <w:num w:numId="37">
    <w:abstractNumId w:val="37"/>
  </w:num>
  <w:num w:numId="38">
    <w:abstractNumId w:val="38"/>
  </w:num>
  <w:num w:numId="39">
    <w:abstractNumId w:val="42"/>
  </w:num>
  <w:num w:numId="40">
    <w:abstractNumId w:val="31"/>
  </w:num>
  <w:num w:numId="41">
    <w:abstractNumId w:val="46"/>
  </w:num>
  <w:num w:numId="42">
    <w:abstractNumId w:val="10"/>
  </w:num>
  <w:num w:numId="43">
    <w:abstractNumId w:val="35"/>
  </w:num>
  <w:num w:numId="44">
    <w:abstractNumId w:val="6"/>
  </w:num>
  <w:num w:numId="45">
    <w:abstractNumId w:val="20"/>
  </w:num>
  <w:num w:numId="46">
    <w:abstractNumId w:val="5"/>
  </w:num>
  <w:num w:numId="47">
    <w:abstractNumId w:val="36"/>
  </w:num>
  <w:num w:numId="48">
    <w:abstractNumId w:val="8"/>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ADE"/>
    <w:rsid w:val="0001095C"/>
    <w:rsid w:val="00023502"/>
    <w:rsid w:val="00024E2B"/>
    <w:rsid w:val="0003695F"/>
    <w:rsid w:val="000413CA"/>
    <w:rsid w:val="00045CE2"/>
    <w:rsid w:val="00046FF2"/>
    <w:rsid w:val="00057372"/>
    <w:rsid w:val="00060221"/>
    <w:rsid w:val="00070EBE"/>
    <w:rsid w:val="000743EA"/>
    <w:rsid w:val="00094819"/>
    <w:rsid w:val="000A170A"/>
    <w:rsid w:val="000E64FA"/>
    <w:rsid w:val="000F0A5D"/>
    <w:rsid w:val="000F6BE6"/>
    <w:rsid w:val="00115E91"/>
    <w:rsid w:val="0012154D"/>
    <w:rsid w:val="00127DE2"/>
    <w:rsid w:val="00133018"/>
    <w:rsid w:val="00133EC4"/>
    <w:rsid w:val="00135754"/>
    <w:rsid w:val="00135BDA"/>
    <w:rsid w:val="00153091"/>
    <w:rsid w:val="00156E92"/>
    <w:rsid w:val="0016230D"/>
    <w:rsid w:val="00177352"/>
    <w:rsid w:val="0019347C"/>
    <w:rsid w:val="001A3D67"/>
    <w:rsid w:val="001C0CC6"/>
    <w:rsid w:val="001C34A3"/>
    <w:rsid w:val="001D7002"/>
    <w:rsid w:val="001E21AE"/>
    <w:rsid w:val="001E2547"/>
    <w:rsid w:val="001E59D9"/>
    <w:rsid w:val="001F4734"/>
    <w:rsid w:val="001F5607"/>
    <w:rsid w:val="00207C17"/>
    <w:rsid w:val="00212A4C"/>
    <w:rsid w:val="00214465"/>
    <w:rsid w:val="00217EF9"/>
    <w:rsid w:val="00221B04"/>
    <w:rsid w:val="00223B13"/>
    <w:rsid w:val="0022490F"/>
    <w:rsid w:val="00230B20"/>
    <w:rsid w:val="00235431"/>
    <w:rsid w:val="00235B42"/>
    <w:rsid w:val="0024616A"/>
    <w:rsid w:val="00252706"/>
    <w:rsid w:val="0026462E"/>
    <w:rsid w:val="00270DBB"/>
    <w:rsid w:val="002871DA"/>
    <w:rsid w:val="002A2EA1"/>
    <w:rsid w:val="002A3820"/>
    <w:rsid w:val="002B5781"/>
    <w:rsid w:val="002C1B8C"/>
    <w:rsid w:val="002E487F"/>
    <w:rsid w:val="002F561F"/>
    <w:rsid w:val="002F638D"/>
    <w:rsid w:val="0031440A"/>
    <w:rsid w:val="0035327D"/>
    <w:rsid w:val="00372620"/>
    <w:rsid w:val="00394CE0"/>
    <w:rsid w:val="00395D64"/>
    <w:rsid w:val="003B7C70"/>
    <w:rsid w:val="003C5246"/>
    <w:rsid w:val="003C78D6"/>
    <w:rsid w:val="003D11FB"/>
    <w:rsid w:val="003E46B6"/>
    <w:rsid w:val="003F3E34"/>
    <w:rsid w:val="003F42FB"/>
    <w:rsid w:val="003F6654"/>
    <w:rsid w:val="00405D53"/>
    <w:rsid w:val="00424A76"/>
    <w:rsid w:val="004315AB"/>
    <w:rsid w:val="00432E33"/>
    <w:rsid w:val="0044166D"/>
    <w:rsid w:val="004544EA"/>
    <w:rsid w:val="00462FC5"/>
    <w:rsid w:val="0047014F"/>
    <w:rsid w:val="004724E4"/>
    <w:rsid w:val="00472AA3"/>
    <w:rsid w:val="004A5300"/>
    <w:rsid w:val="004A73C6"/>
    <w:rsid w:val="004A748E"/>
    <w:rsid w:val="004A7504"/>
    <w:rsid w:val="004B05C2"/>
    <w:rsid w:val="004B1A41"/>
    <w:rsid w:val="004D0AC8"/>
    <w:rsid w:val="004D54EB"/>
    <w:rsid w:val="004E2A5C"/>
    <w:rsid w:val="004E3B23"/>
    <w:rsid w:val="004F55B3"/>
    <w:rsid w:val="004F62C9"/>
    <w:rsid w:val="0050181E"/>
    <w:rsid w:val="005019F7"/>
    <w:rsid w:val="00510535"/>
    <w:rsid w:val="0051790F"/>
    <w:rsid w:val="00517BB0"/>
    <w:rsid w:val="0052381C"/>
    <w:rsid w:val="00527488"/>
    <w:rsid w:val="005275B9"/>
    <w:rsid w:val="0053252A"/>
    <w:rsid w:val="00537819"/>
    <w:rsid w:val="00540A78"/>
    <w:rsid w:val="005522A9"/>
    <w:rsid w:val="00556707"/>
    <w:rsid w:val="00560315"/>
    <w:rsid w:val="0057076D"/>
    <w:rsid w:val="005711E4"/>
    <w:rsid w:val="00573325"/>
    <w:rsid w:val="00573C6D"/>
    <w:rsid w:val="00585074"/>
    <w:rsid w:val="005862B3"/>
    <w:rsid w:val="00594095"/>
    <w:rsid w:val="005A20F8"/>
    <w:rsid w:val="005B75C6"/>
    <w:rsid w:val="005C3503"/>
    <w:rsid w:val="005C51A5"/>
    <w:rsid w:val="005D6E72"/>
    <w:rsid w:val="005F38F4"/>
    <w:rsid w:val="00601C4C"/>
    <w:rsid w:val="006047A9"/>
    <w:rsid w:val="006104C9"/>
    <w:rsid w:val="00613E80"/>
    <w:rsid w:val="00620D24"/>
    <w:rsid w:val="00634A5B"/>
    <w:rsid w:val="006420ED"/>
    <w:rsid w:val="00655A54"/>
    <w:rsid w:val="0065613A"/>
    <w:rsid w:val="006643D8"/>
    <w:rsid w:val="00671DD2"/>
    <w:rsid w:val="00672A13"/>
    <w:rsid w:val="00685D3B"/>
    <w:rsid w:val="00695EC6"/>
    <w:rsid w:val="00697286"/>
    <w:rsid w:val="006C086D"/>
    <w:rsid w:val="006C294B"/>
    <w:rsid w:val="006E2CA1"/>
    <w:rsid w:val="006E5D94"/>
    <w:rsid w:val="006E6EC3"/>
    <w:rsid w:val="006F1B28"/>
    <w:rsid w:val="006F2858"/>
    <w:rsid w:val="006F5E8D"/>
    <w:rsid w:val="00700734"/>
    <w:rsid w:val="007015AA"/>
    <w:rsid w:val="0071121E"/>
    <w:rsid w:val="00717827"/>
    <w:rsid w:val="007230AF"/>
    <w:rsid w:val="00725A64"/>
    <w:rsid w:val="00730354"/>
    <w:rsid w:val="00730BF1"/>
    <w:rsid w:val="00732694"/>
    <w:rsid w:val="00736482"/>
    <w:rsid w:val="00742B6C"/>
    <w:rsid w:val="00744CC0"/>
    <w:rsid w:val="007455AA"/>
    <w:rsid w:val="0076449B"/>
    <w:rsid w:val="0077666B"/>
    <w:rsid w:val="00785F26"/>
    <w:rsid w:val="00795823"/>
    <w:rsid w:val="00797880"/>
    <w:rsid w:val="007A0F86"/>
    <w:rsid w:val="007B615A"/>
    <w:rsid w:val="007F63B3"/>
    <w:rsid w:val="00806ED0"/>
    <w:rsid w:val="00811B76"/>
    <w:rsid w:val="00830545"/>
    <w:rsid w:val="00832D17"/>
    <w:rsid w:val="008346FA"/>
    <w:rsid w:val="00834A04"/>
    <w:rsid w:val="008526C0"/>
    <w:rsid w:val="0088140C"/>
    <w:rsid w:val="00884958"/>
    <w:rsid w:val="008974C5"/>
    <w:rsid w:val="008A1628"/>
    <w:rsid w:val="008C6CFF"/>
    <w:rsid w:val="008D09FA"/>
    <w:rsid w:val="008E1756"/>
    <w:rsid w:val="00902CB1"/>
    <w:rsid w:val="009062AF"/>
    <w:rsid w:val="009065C2"/>
    <w:rsid w:val="009157EC"/>
    <w:rsid w:val="00926E49"/>
    <w:rsid w:val="00927660"/>
    <w:rsid w:val="00931341"/>
    <w:rsid w:val="00935B84"/>
    <w:rsid w:val="0094263B"/>
    <w:rsid w:val="00946B80"/>
    <w:rsid w:val="0095216D"/>
    <w:rsid w:val="009565D3"/>
    <w:rsid w:val="00976AFC"/>
    <w:rsid w:val="00981F1D"/>
    <w:rsid w:val="00983676"/>
    <w:rsid w:val="0098689A"/>
    <w:rsid w:val="00995B39"/>
    <w:rsid w:val="009B4BA3"/>
    <w:rsid w:val="009B6C70"/>
    <w:rsid w:val="009B7616"/>
    <w:rsid w:val="009D1A09"/>
    <w:rsid w:val="009D1AD5"/>
    <w:rsid w:val="009D6D44"/>
    <w:rsid w:val="009E0837"/>
    <w:rsid w:val="009F48D2"/>
    <w:rsid w:val="00A031B3"/>
    <w:rsid w:val="00A16D2A"/>
    <w:rsid w:val="00A21793"/>
    <w:rsid w:val="00A30CA9"/>
    <w:rsid w:val="00A346A3"/>
    <w:rsid w:val="00A7575A"/>
    <w:rsid w:val="00A9066A"/>
    <w:rsid w:val="00A94B6D"/>
    <w:rsid w:val="00AA0A7F"/>
    <w:rsid w:val="00AA4CC9"/>
    <w:rsid w:val="00AB0B33"/>
    <w:rsid w:val="00AB121C"/>
    <w:rsid w:val="00AB21E6"/>
    <w:rsid w:val="00AB490E"/>
    <w:rsid w:val="00AD20E3"/>
    <w:rsid w:val="00AD2704"/>
    <w:rsid w:val="00AD416F"/>
    <w:rsid w:val="00AD4626"/>
    <w:rsid w:val="00AF0228"/>
    <w:rsid w:val="00AF16EE"/>
    <w:rsid w:val="00AF2063"/>
    <w:rsid w:val="00AF4B6F"/>
    <w:rsid w:val="00AF50F4"/>
    <w:rsid w:val="00B02386"/>
    <w:rsid w:val="00B16ADE"/>
    <w:rsid w:val="00B21819"/>
    <w:rsid w:val="00B306CB"/>
    <w:rsid w:val="00B50EB7"/>
    <w:rsid w:val="00B50ECF"/>
    <w:rsid w:val="00B645DF"/>
    <w:rsid w:val="00B71514"/>
    <w:rsid w:val="00B844C0"/>
    <w:rsid w:val="00B93C50"/>
    <w:rsid w:val="00B950A1"/>
    <w:rsid w:val="00BA575F"/>
    <w:rsid w:val="00BB1275"/>
    <w:rsid w:val="00BB222D"/>
    <w:rsid w:val="00BC054B"/>
    <w:rsid w:val="00BC0B09"/>
    <w:rsid w:val="00BD2B40"/>
    <w:rsid w:val="00BE0B38"/>
    <w:rsid w:val="00C00362"/>
    <w:rsid w:val="00C06A84"/>
    <w:rsid w:val="00C118FC"/>
    <w:rsid w:val="00C11EDC"/>
    <w:rsid w:val="00C13F45"/>
    <w:rsid w:val="00C2127A"/>
    <w:rsid w:val="00C35FD5"/>
    <w:rsid w:val="00C37FC4"/>
    <w:rsid w:val="00C5199B"/>
    <w:rsid w:val="00C64659"/>
    <w:rsid w:val="00C65F0C"/>
    <w:rsid w:val="00C765BE"/>
    <w:rsid w:val="00C76E7A"/>
    <w:rsid w:val="00C86558"/>
    <w:rsid w:val="00C92288"/>
    <w:rsid w:val="00C96006"/>
    <w:rsid w:val="00CA7B69"/>
    <w:rsid w:val="00CB6120"/>
    <w:rsid w:val="00CB667D"/>
    <w:rsid w:val="00CC470D"/>
    <w:rsid w:val="00CD0216"/>
    <w:rsid w:val="00CD4013"/>
    <w:rsid w:val="00D12845"/>
    <w:rsid w:val="00D130D4"/>
    <w:rsid w:val="00D14FDD"/>
    <w:rsid w:val="00D154DD"/>
    <w:rsid w:val="00D3100B"/>
    <w:rsid w:val="00D34A53"/>
    <w:rsid w:val="00D40276"/>
    <w:rsid w:val="00D43DE5"/>
    <w:rsid w:val="00D60C80"/>
    <w:rsid w:val="00D65A66"/>
    <w:rsid w:val="00D76632"/>
    <w:rsid w:val="00D90064"/>
    <w:rsid w:val="00D92286"/>
    <w:rsid w:val="00DA2DC8"/>
    <w:rsid w:val="00DA60DB"/>
    <w:rsid w:val="00DB34F3"/>
    <w:rsid w:val="00DC010E"/>
    <w:rsid w:val="00DC0ADE"/>
    <w:rsid w:val="00DC566C"/>
    <w:rsid w:val="00DE3CE8"/>
    <w:rsid w:val="00DE5AF0"/>
    <w:rsid w:val="00DE71F8"/>
    <w:rsid w:val="00DF19FE"/>
    <w:rsid w:val="00DF34CE"/>
    <w:rsid w:val="00DF359F"/>
    <w:rsid w:val="00DF3EC8"/>
    <w:rsid w:val="00DF788D"/>
    <w:rsid w:val="00E008EF"/>
    <w:rsid w:val="00E07B5C"/>
    <w:rsid w:val="00E1571F"/>
    <w:rsid w:val="00E2016C"/>
    <w:rsid w:val="00E207E2"/>
    <w:rsid w:val="00E24F4A"/>
    <w:rsid w:val="00E27F3A"/>
    <w:rsid w:val="00E3032E"/>
    <w:rsid w:val="00E34FB7"/>
    <w:rsid w:val="00E3541C"/>
    <w:rsid w:val="00E362DB"/>
    <w:rsid w:val="00E41498"/>
    <w:rsid w:val="00E43218"/>
    <w:rsid w:val="00E44953"/>
    <w:rsid w:val="00E677FE"/>
    <w:rsid w:val="00E7428E"/>
    <w:rsid w:val="00E87602"/>
    <w:rsid w:val="00EA1203"/>
    <w:rsid w:val="00EA7111"/>
    <w:rsid w:val="00EB1609"/>
    <w:rsid w:val="00EB29ED"/>
    <w:rsid w:val="00EC338A"/>
    <w:rsid w:val="00EC5731"/>
    <w:rsid w:val="00ED15C4"/>
    <w:rsid w:val="00ED68EF"/>
    <w:rsid w:val="00EE6148"/>
    <w:rsid w:val="00EF30D3"/>
    <w:rsid w:val="00F023F2"/>
    <w:rsid w:val="00F05962"/>
    <w:rsid w:val="00F13110"/>
    <w:rsid w:val="00F22AF5"/>
    <w:rsid w:val="00F54DE0"/>
    <w:rsid w:val="00F612C6"/>
    <w:rsid w:val="00F71B4C"/>
    <w:rsid w:val="00F84F1B"/>
    <w:rsid w:val="00F874A9"/>
    <w:rsid w:val="00FB55C6"/>
    <w:rsid w:val="00FD0A8E"/>
    <w:rsid w:val="00FD2C81"/>
    <w:rsid w:val="00FD54FF"/>
    <w:rsid w:val="00FE0476"/>
    <w:rsid w:val="00FE5FC1"/>
    <w:rsid w:val="00FF51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9873"/>
    <o:shapelayout v:ext="edit">
      <o:idmap v:ext="edit" data="1"/>
    </o:shapelayout>
  </w:shapeDefaults>
  <w:decimalSymbol w:val="."/>
  <w:listSeparator w:val=";"/>
  <w14:docId w14:val="555B2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59D9"/>
    <w:rPr>
      <w:rFonts w:ascii="Arial" w:hAnsi="Arial"/>
      <w:szCs w:val="24"/>
      <w:lang w:val="en-GB" w:eastAsia="en-US"/>
    </w:rPr>
  </w:style>
  <w:style w:type="paragraph" w:styleId="Heading1">
    <w:name w:val="heading 1"/>
    <w:basedOn w:val="Normal"/>
    <w:next w:val="Normal"/>
    <w:qFormat/>
    <w:rsid w:val="001E59D9"/>
    <w:pPr>
      <w:keepNext/>
      <w:tabs>
        <w:tab w:val="left" w:pos="5220"/>
      </w:tabs>
      <w:outlineLvl w:val="0"/>
    </w:pPr>
    <w:rPr>
      <w:b/>
      <w:bCs/>
      <w:sz w:val="28"/>
      <w:u w:val="single"/>
    </w:rPr>
  </w:style>
  <w:style w:type="paragraph" w:styleId="Heading2">
    <w:name w:val="heading 2"/>
    <w:basedOn w:val="Normal"/>
    <w:next w:val="Normal"/>
    <w:qFormat/>
    <w:rsid w:val="001E59D9"/>
    <w:pPr>
      <w:keepNext/>
      <w:tabs>
        <w:tab w:val="left" w:pos="5220"/>
      </w:tabs>
      <w:outlineLvl w:val="1"/>
    </w:pPr>
    <w:rPr>
      <w:b/>
      <w:bCs/>
      <w:sz w:val="32"/>
    </w:rPr>
  </w:style>
  <w:style w:type="paragraph" w:styleId="Heading3">
    <w:name w:val="heading 3"/>
    <w:basedOn w:val="Normal"/>
    <w:next w:val="Normal"/>
    <w:qFormat/>
    <w:rsid w:val="001E59D9"/>
    <w:pPr>
      <w:keepNext/>
      <w:tabs>
        <w:tab w:val="left" w:pos="5220"/>
      </w:tabs>
      <w:outlineLvl w:val="2"/>
    </w:pPr>
    <w:rPr>
      <w:b/>
      <w:bCs/>
    </w:rPr>
  </w:style>
  <w:style w:type="paragraph" w:styleId="Heading4">
    <w:name w:val="heading 4"/>
    <w:basedOn w:val="Normal"/>
    <w:next w:val="Normal"/>
    <w:qFormat/>
    <w:rsid w:val="001E59D9"/>
    <w:pPr>
      <w:keepNext/>
      <w:jc w:val="center"/>
      <w:outlineLvl w:val="3"/>
    </w:pPr>
    <w:rPr>
      <w:b/>
      <w:bCs/>
    </w:rPr>
  </w:style>
  <w:style w:type="paragraph" w:styleId="Heading5">
    <w:name w:val="heading 5"/>
    <w:basedOn w:val="Normal"/>
    <w:next w:val="Normal"/>
    <w:qFormat/>
    <w:rsid w:val="001E59D9"/>
    <w:pPr>
      <w:keepNext/>
      <w:numPr>
        <w:ilvl w:val="4"/>
        <w:numId w:val="3"/>
      </w:numPr>
      <w:outlineLvl w:val="4"/>
    </w:pPr>
    <w:rPr>
      <w:i/>
      <w:iCs/>
      <w:sz w:val="18"/>
      <w:szCs w:val="20"/>
      <w:lang w:val="de-DE"/>
    </w:rPr>
  </w:style>
  <w:style w:type="paragraph" w:styleId="Heading6">
    <w:name w:val="heading 6"/>
    <w:basedOn w:val="Normal"/>
    <w:next w:val="Normal"/>
    <w:qFormat/>
    <w:rsid w:val="001E59D9"/>
    <w:pPr>
      <w:numPr>
        <w:ilvl w:val="5"/>
        <w:numId w:val="3"/>
      </w:numPr>
      <w:spacing w:before="240" w:after="60"/>
      <w:outlineLvl w:val="5"/>
    </w:pPr>
    <w:rPr>
      <w:rFonts w:ascii="Times New Roman" w:hAnsi="Times New Roman"/>
      <w:b/>
      <w:bCs/>
      <w:sz w:val="22"/>
      <w:szCs w:val="22"/>
      <w:lang w:val="de-DE"/>
    </w:rPr>
  </w:style>
  <w:style w:type="paragraph" w:styleId="Heading7">
    <w:name w:val="heading 7"/>
    <w:basedOn w:val="Normal"/>
    <w:next w:val="Normal"/>
    <w:qFormat/>
    <w:rsid w:val="001E59D9"/>
    <w:pPr>
      <w:numPr>
        <w:ilvl w:val="6"/>
        <w:numId w:val="3"/>
      </w:numPr>
      <w:spacing w:before="240" w:after="60"/>
      <w:outlineLvl w:val="6"/>
    </w:pPr>
    <w:rPr>
      <w:rFonts w:ascii="Times New Roman" w:hAnsi="Times New Roman"/>
      <w:sz w:val="24"/>
      <w:lang w:val="de-DE"/>
    </w:rPr>
  </w:style>
  <w:style w:type="paragraph" w:styleId="Heading8">
    <w:name w:val="heading 8"/>
    <w:basedOn w:val="Normal"/>
    <w:next w:val="Normal"/>
    <w:qFormat/>
    <w:rsid w:val="001E59D9"/>
    <w:pPr>
      <w:numPr>
        <w:ilvl w:val="7"/>
        <w:numId w:val="3"/>
      </w:numPr>
      <w:spacing w:before="240" w:after="60"/>
      <w:outlineLvl w:val="7"/>
    </w:pPr>
    <w:rPr>
      <w:rFonts w:ascii="Times New Roman" w:hAnsi="Times New Roman"/>
      <w:i/>
      <w:iCs/>
      <w:sz w:val="24"/>
      <w:lang w:val="de-DE"/>
    </w:rPr>
  </w:style>
  <w:style w:type="paragraph" w:styleId="Heading9">
    <w:name w:val="heading 9"/>
    <w:basedOn w:val="Normal"/>
    <w:next w:val="Normal"/>
    <w:qFormat/>
    <w:rsid w:val="001E59D9"/>
    <w:pPr>
      <w:numPr>
        <w:ilvl w:val="8"/>
        <w:numId w:val="3"/>
      </w:numPr>
      <w:spacing w:before="240" w:after="60"/>
      <w:outlineLvl w:val="8"/>
    </w:pPr>
    <w:rPr>
      <w:rFonts w:cs="Arial"/>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Title"/>
    <w:basedOn w:val="Normal"/>
    <w:rsid w:val="001E59D9"/>
    <w:rPr>
      <w:b/>
      <w:bCs/>
      <w:lang w:val="de-CH"/>
    </w:rPr>
  </w:style>
  <w:style w:type="paragraph" w:styleId="Header">
    <w:name w:val="header"/>
    <w:basedOn w:val="Normal"/>
    <w:rsid w:val="001E59D9"/>
    <w:pPr>
      <w:tabs>
        <w:tab w:val="center" w:pos="4536"/>
        <w:tab w:val="right" w:pos="9072"/>
      </w:tabs>
    </w:pPr>
  </w:style>
  <w:style w:type="paragraph" w:styleId="Footer">
    <w:name w:val="footer"/>
    <w:basedOn w:val="Normal"/>
    <w:rsid w:val="001E59D9"/>
    <w:pPr>
      <w:tabs>
        <w:tab w:val="center" w:pos="4536"/>
        <w:tab w:val="right" w:pos="9072"/>
      </w:tabs>
    </w:pPr>
  </w:style>
  <w:style w:type="paragraph" w:styleId="DocumentMap">
    <w:name w:val="Document Map"/>
    <w:basedOn w:val="Normal"/>
    <w:semiHidden/>
    <w:rsid w:val="002F638D"/>
    <w:pPr>
      <w:shd w:val="clear" w:color="auto" w:fill="000080"/>
    </w:pPr>
    <w:rPr>
      <w:rFonts w:ascii="Tahoma" w:hAnsi="Tahoma" w:cs="Tahoma"/>
      <w:szCs w:val="20"/>
    </w:rPr>
  </w:style>
  <w:style w:type="paragraph" w:styleId="BalloonText">
    <w:name w:val="Balloon Text"/>
    <w:basedOn w:val="Normal"/>
    <w:semiHidden/>
    <w:rsid w:val="00556707"/>
    <w:rPr>
      <w:rFonts w:ascii="Tahoma" w:hAnsi="Tahoma" w:cs="Tahoma"/>
      <w:sz w:val="16"/>
      <w:szCs w:val="16"/>
    </w:rPr>
  </w:style>
  <w:style w:type="paragraph" w:styleId="Caption">
    <w:name w:val="caption"/>
    <w:basedOn w:val="Normal"/>
    <w:next w:val="Normal"/>
    <w:unhideWhenUsed/>
    <w:qFormat/>
    <w:rsid w:val="009062AF"/>
    <w:rPr>
      <w:b/>
      <w:bCs/>
      <w:szCs w:val="20"/>
    </w:rPr>
  </w:style>
  <w:style w:type="paragraph" w:styleId="FootnoteText">
    <w:name w:val="footnote text"/>
    <w:basedOn w:val="Normal"/>
    <w:link w:val="FootnoteTextChar"/>
    <w:rsid w:val="009062AF"/>
    <w:rPr>
      <w:szCs w:val="20"/>
    </w:rPr>
  </w:style>
  <w:style w:type="character" w:customStyle="1" w:styleId="FootnoteTextChar">
    <w:name w:val="Footnote Text Char"/>
    <w:basedOn w:val="DefaultParagraphFont"/>
    <w:link w:val="FootnoteText"/>
    <w:rsid w:val="009062AF"/>
    <w:rPr>
      <w:rFonts w:ascii="Arial" w:hAnsi="Arial"/>
      <w:lang w:val="en-GB" w:eastAsia="en-US"/>
    </w:rPr>
  </w:style>
  <w:style w:type="character" w:styleId="FootnoteReference">
    <w:name w:val="footnote reference"/>
    <w:basedOn w:val="DefaultParagraphFont"/>
    <w:rsid w:val="009062AF"/>
    <w:rPr>
      <w:vertAlign w:val="superscript"/>
    </w:rPr>
  </w:style>
  <w:style w:type="paragraph" w:styleId="Revision">
    <w:name w:val="Revision"/>
    <w:hidden/>
    <w:uiPriority w:val="99"/>
    <w:semiHidden/>
    <w:rsid w:val="004F62C9"/>
    <w:rPr>
      <w:rFonts w:ascii="Arial" w:hAnsi="Arial"/>
      <w:szCs w:val="24"/>
      <w:lang w:val="en-GB" w:eastAsia="en-US"/>
    </w:rPr>
  </w:style>
  <w:style w:type="character" w:styleId="CommentReference">
    <w:name w:val="annotation reference"/>
    <w:basedOn w:val="DefaultParagraphFont"/>
    <w:uiPriority w:val="99"/>
    <w:rsid w:val="00730BF1"/>
    <w:rPr>
      <w:sz w:val="16"/>
      <w:szCs w:val="16"/>
    </w:rPr>
  </w:style>
  <w:style w:type="paragraph" w:styleId="CommentText">
    <w:name w:val="annotation text"/>
    <w:basedOn w:val="Normal"/>
    <w:link w:val="CommentTextChar"/>
    <w:uiPriority w:val="99"/>
    <w:rsid w:val="00730BF1"/>
    <w:rPr>
      <w:szCs w:val="20"/>
    </w:rPr>
  </w:style>
  <w:style w:type="character" w:customStyle="1" w:styleId="CommentTextChar">
    <w:name w:val="Comment Text Char"/>
    <w:basedOn w:val="DefaultParagraphFont"/>
    <w:link w:val="CommentText"/>
    <w:uiPriority w:val="99"/>
    <w:rsid w:val="00730BF1"/>
    <w:rPr>
      <w:rFonts w:ascii="Arial" w:hAnsi="Arial"/>
      <w:lang w:val="en-GB" w:eastAsia="en-US"/>
    </w:rPr>
  </w:style>
  <w:style w:type="paragraph" w:styleId="CommentSubject">
    <w:name w:val="annotation subject"/>
    <w:basedOn w:val="CommentText"/>
    <w:next w:val="CommentText"/>
    <w:link w:val="CommentSubjectChar"/>
    <w:rsid w:val="00730BF1"/>
    <w:rPr>
      <w:b/>
      <w:bCs/>
    </w:rPr>
  </w:style>
  <w:style w:type="character" w:customStyle="1" w:styleId="CommentSubjectChar">
    <w:name w:val="Comment Subject Char"/>
    <w:basedOn w:val="CommentTextChar"/>
    <w:link w:val="CommentSubject"/>
    <w:rsid w:val="00730BF1"/>
    <w:rPr>
      <w:rFonts w:ascii="Arial" w:hAnsi="Arial"/>
      <w:b/>
      <w:bCs/>
      <w:lang w:val="en-GB" w:eastAsia="en-US"/>
    </w:rPr>
  </w:style>
  <w:style w:type="character" w:styleId="PlaceholderText">
    <w:name w:val="Placeholder Text"/>
    <w:basedOn w:val="DefaultParagraphFont"/>
    <w:uiPriority w:val="99"/>
    <w:semiHidden/>
    <w:rsid w:val="00DC0ADE"/>
    <w:rPr>
      <w:color w:val="808080"/>
    </w:rPr>
  </w:style>
  <w:style w:type="paragraph" w:styleId="ListParagraph">
    <w:name w:val="List Paragraph"/>
    <w:basedOn w:val="Normal"/>
    <w:uiPriority w:val="34"/>
    <w:qFormat/>
    <w:rsid w:val="00DC0ADE"/>
    <w:pPr>
      <w:ind w:left="720"/>
      <w:contextualSpacing/>
    </w:pPr>
  </w:style>
  <w:style w:type="table" w:styleId="TableGrid">
    <w:name w:val="Table Grid"/>
    <w:basedOn w:val="TableNormal"/>
    <w:rsid w:val="00DC0AD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klein">
    <w:name w:val="Titel_klein"/>
    <w:basedOn w:val="Normal"/>
    <w:autoRedefine/>
    <w:rsid w:val="00DC0ADE"/>
    <w:pPr>
      <w:pBdr>
        <w:bottom w:val="single" w:sz="4" w:space="1" w:color="C0C0C0"/>
      </w:pBdr>
      <w:jc w:val="both"/>
    </w:pPr>
    <w:rPr>
      <w:sz w:val="12"/>
      <w:szCs w:val="20"/>
      <w:lang w:val="de-CH"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59D9"/>
    <w:rPr>
      <w:rFonts w:ascii="Arial" w:hAnsi="Arial"/>
      <w:szCs w:val="24"/>
      <w:lang w:val="en-GB" w:eastAsia="en-US"/>
    </w:rPr>
  </w:style>
  <w:style w:type="paragraph" w:styleId="Heading1">
    <w:name w:val="heading 1"/>
    <w:basedOn w:val="Normal"/>
    <w:next w:val="Normal"/>
    <w:qFormat/>
    <w:rsid w:val="001E59D9"/>
    <w:pPr>
      <w:keepNext/>
      <w:tabs>
        <w:tab w:val="left" w:pos="5220"/>
      </w:tabs>
      <w:outlineLvl w:val="0"/>
    </w:pPr>
    <w:rPr>
      <w:b/>
      <w:bCs/>
      <w:sz w:val="28"/>
      <w:u w:val="single"/>
    </w:rPr>
  </w:style>
  <w:style w:type="paragraph" w:styleId="Heading2">
    <w:name w:val="heading 2"/>
    <w:basedOn w:val="Normal"/>
    <w:next w:val="Normal"/>
    <w:qFormat/>
    <w:rsid w:val="001E59D9"/>
    <w:pPr>
      <w:keepNext/>
      <w:tabs>
        <w:tab w:val="left" w:pos="5220"/>
      </w:tabs>
      <w:outlineLvl w:val="1"/>
    </w:pPr>
    <w:rPr>
      <w:b/>
      <w:bCs/>
      <w:sz w:val="32"/>
    </w:rPr>
  </w:style>
  <w:style w:type="paragraph" w:styleId="Heading3">
    <w:name w:val="heading 3"/>
    <w:basedOn w:val="Normal"/>
    <w:next w:val="Normal"/>
    <w:qFormat/>
    <w:rsid w:val="001E59D9"/>
    <w:pPr>
      <w:keepNext/>
      <w:tabs>
        <w:tab w:val="left" w:pos="5220"/>
      </w:tabs>
      <w:outlineLvl w:val="2"/>
    </w:pPr>
    <w:rPr>
      <w:b/>
      <w:bCs/>
    </w:rPr>
  </w:style>
  <w:style w:type="paragraph" w:styleId="Heading4">
    <w:name w:val="heading 4"/>
    <w:basedOn w:val="Normal"/>
    <w:next w:val="Normal"/>
    <w:qFormat/>
    <w:rsid w:val="001E59D9"/>
    <w:pPr>
      <w:keepNext/>
      <w:jc w:val="center"/>
      <w:outlineLvl w:val="3"/>
    </w:pPr>
    <w:rPr>
      <w:b/>
      <w:bCs/>
    </w:rPr>
  </w:style>
  <w:style w:type="paragraph" w:styleId="Heading5">
    <w:name w:val="heading 5"/>
    <w:basedOn w:val="Normal"/>
    <w:next w:val="Normal"/>
    <w:qFormat/>
    <w:rsid w:val="001E59D9"/>
    <w:pPr>
      <w:keepNext/>
      <w:numPr>
        <w:ilvl w:val="4"/>
        <w:numId w:val="3"/>
      </w:numPr>
      <w:outlineLvl w:val="4"/>
    </w:pPr>
    <w:rPr>
      <w:i/>
      <w:iCs/>
      <w:sz w:val="18"/>
      <w:szCs w:val="20"/>
      <w:lang w:val="de-DE"/>
    </w:rPr>
  </w:style>
  <w:style w:type="paragraph" w:styleId="Heading6">
    <w:name w:val="heading 6"/>
    <w:basedOn w:val="Normal"/>
    <w:next w:val="Normal"/>
    <w:qFormat/>
    <w:rsid w:val="001E59D9"/>
    <w:pPr>
      <w:numPr>
        <w:ilvl w:val="5"/>
        <w:numId w:val="3"/>
      </w:numPr>
      <w:spacing w:before="240" w:after="60"/>
      <w:outlineLvl w:val="5"/>
    </w:pPr>
    <w:rPr>
      <w:rFonts w:ascii="Times New Roman" w:hAnsi="Times New Roman"/>
      <w:b/>
      <w:bCs/>
      <w:sz w:val="22"/>
      <w:szCs w:val="22"/>
      <w:lang w:val="de-DE"/>
    </w:rPr>
  </w:style>
  <w:style w:type="paragraph" w:styleId="Heading7">
    <w:name w:val="heading 7"/>
    <w:basedOn w:val="Normal"/>
    <w:next w:val="Normal"/>
    <w:qFormat/>
    <w:rsid w:val="001E59D9"/>
    <w:pPr>
      <w:numPr>
        <w:ilvl w:val="6"/>
        <w:numId w:val="3"/>
      </w:numPr>
      <w:spacing w:before="240" w:after="60"/>
      <w:outlineLvl w:val="6"/>
    </w:pPr>
    <w:rPr>
      <w:rFonts w:ascii="Times New Roman" w:hAnsi="Times New Roman"/>
      <w:sz w:val="24"/>
      <w:lang w:val="de-DE"/>
    </w:rPr>
  </w:style>
  <w:style w:type="paragraph" w:styleId="Heading8">
    <w:name w:val="heading 8"/>
    <w:basedOn w:val="Normal"/>
    <w:next w:val="Normal"/>
    <w:qFormat/>
    <w:rsid w:val="001E59D9"/>
    <w:pPr>
      <w:numPr>
        <w:ilvl w:val="7"/>
        <w:numId w:val="3"/>
      </w:numPr>
      <w:spacing w:before="240" w:after="60"/>
      <w:outlineLvl w:val="7"/>
    </w:pPr>
    <w:rPr>
      <w:rFonts w:ascii="Times New Roman" w:hAnsi="Times New Roman"/>
      <w:i/>
      <w:iCs/>
      <w:sz w:val="24"/>
      <w:lang w:val="de-DE"/>
    </w:rPr>
  </w:style>
  <w:style w:type="paragraph" w:styleId="Heading9">
    <w:name w:val="heading 9"/>
    <w:basedOn w:val="Normal"/>
    <w:next w:val="Normal"/>
    <w:qFormat/>
    <w:rsid w:val="001E59D9"/>
    <w:pPr>
      <w:numPr>
        <w:ilvl w:val="8"/>
        <w:numId w:val="3"/>
      </w:numPr>
      <w:spacing w:before="240" w:after="60"/>
      <w:outlineLvl w:val="8"/>
    </w:pPr>
    <w:rPr>
      <w:rFonts w:cs="Arial"/>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Title"/>
    <w:basedOn w:val="Normal"/>
    <w:rsid w:val="001E59D9"/>
    <w:rPr>
      <w:b/>
      <w:bCs/>
      <w:lang w:val="de-CH"/>
    </w:rPr>
  </w:style>
  <w:style w:type="paragraph" w:styleId="Header">
    <w:name w:val="header"/>
    <w:basedOn w:val="Normal"/>
    <w:rsid w:val="001E59D9"/>
    <w:pPr>
      <w:tabs>
        <w:tab w:val="center" w:pos="4536"/>
        <w:tab w:val="right" w:pos="9072"/>
      </w:tabs>
    </w:pPr>
  </w:style>
  <w:style w:type="paragraph" w:styleId="Footer">
    <w:name w:val="footer"/>
    <w:basedOn w:val="Normal"/>
    <w:rsid w:val="001E59D9"/>
    <w:pPr>
      <w:tabs>
        <w:tab w:val="center" w:pos="4536"/>
        <w:tab w:val="right" w:pos="9072"/>
      </w:tabs>
    </w:pPr>
  </w:style>
  <w:style w:type="paragraph" w:styleId="DocumentMap">
    <w:name w:val="Document Map"/>
    <w:basedOn w:val="Normal"/>
    <w:semiHidden/>
    <w:rsid w:val="002F638D"/>
    <w:pPr>
      <w:shd w:val="clear" w:color="auto" w:fill="000080"/>
    </w:pPr>
    <w:rPr>
      <w:rFonts w:ascii="Tahoma" w:hAnsi="Tahoma" w:cs="Tahoma"/>
      <w:szCs w:val="20"/>
    </w:rPr>
  </w:style>
  <w:style w:type="paragraph" w:styleId="BalloonText">
    <w:name w:val="Balloon Text"/>
    <w:basedOn w:val="Normal"/>
    <w:semiHidden/>
    <w:rsid w:val="00556707"/>
    <w:rPr>
      <w:rFonts w:ascii="Tahoma" w:hAnsi="Tahoma" w:cs="Tahoma"/>
      <w:sz w:val="16"/>
      <w:szCs w:val="16"/>
    </w:rPr>
  </w:style>
  <w:style w:type="paragraph" w:styleId="Caption">
    <w:name w:val="caption"/>
    <w:basedOn w:val="Normal"/>
    <w:next w:val="Normal"/>
    <w:unhideWhenUsed/>
    <w:qFormat/>
    <w:rsid w:val="009062AF"/>
    <w:rPr>
      <w:b/>
      <w:bCs/>
      <w:szCs w:val="20"/>
    </w:rPr>
  </w:style>
  <w:style w:type="paragraph" w:styleId="FootnoteText">
    <w:name w:val="footnote text"/>
    <w:basedOn w:val="Normal"/>
    <w:link w:val="FootnoteTextChar"/>
    <w:rsid w:val="009062AF"/>
    <w:rPr>
      <w:szCs w:val="20"/>
    </w:rPr>
  </w:style>
  <w:style w:type="character" w:customStyle="1" w:styleId="FootnoteTextChar">
    <w:name w:val="Footnote Text Char"/>
    <w:basedOn w:val="DefaultParagraphFont"/>
    <w:link w:val="FootnoteText"/>
    <w:rsid w:val="009062AF"/>
    <w:rPr>
      <w:rFonts w:ascii="Arial" w:hAnsi="Arial"/>
      <w:lang w:val="en-GB" w:eastAsia="en-US"/>
    </w:rPr>
  </w:style>
  <w:style w:type="character" w:styleId="FootnoteReference">
    <w:name w:val="footnote reference"/>
    <w:basedOn w:val="DefaultParagraphFont"/>
    <w:rsid w:val="009062AF"/>
    <w:rPr>
      <w:vertAlign w:val="superscript"/>
    </w:rPr>
  </w:style>
  <w:style w:type="paragraph" w:styleId="Revision">
    <w:name w:val="Revision"/>
    <w:hidden/>
    <w:uiPriority w:val="99"/>
    <w:semiHidden/>
    <w:rsid w:val="004F62C9"/>
    <w:rPr>
      <w:rFonts w:ascii="Arial" w:hAnsi="Arial"/>
      <w:szCs w:val="24"/>
      <w:lang w:val="en-GB" w:eastAsia="en-US"/>
    </w:rPr>
  </w:style>
  <w:style w:type="character" w:styleId="CommentReference">
    <w:name w:val="annotation reference"/>
    <w:basedOn w:val="DefaultParagraphFont"/>
    <w:uiPriority w:val="99"/>
    <w:rsid w:val="00730BF1"/>
    <w:rPr>
      <w:sz w:val="16"/>
      <w:szCs w:val="16"/>
    </w:rPr>
  </w:style>
  <w:style w:type="paragraph" w:styleId="CommentText">
    <w:name w:val="annotation text"/>
    <w:basedOn w:val="Normal"/>
    <w:link w:val="CommentTextChar"/>
    <w:uiPriority w:val="99"/>
    <w:rsid w:val="00730BF1"/>
    <w:rPr>
      <w:szCs w:val="20"/>
    </w:rPr>
  </w:style>
  <w:style w:type="character" w:customStyle="1" w:styleId="CommentTextChar">
    <w:name w:val="Comment Text Char"/>
    <w:basedOn w:val="DefaultParagraphFont"/>
    <w:link w:val="CommentText"/>
    <w:uiPriority w:val="99"/>
    <w:rsid w:val="00730BF1"/>
    <w:rPr>
      <w:rFonts w:ascii="Arial" w:hAnsi="Arial"/>
      <w:lang w:val="en-GB" w:eastAsia="en-US"/>
    </w:rPr>
  </w:style>
  <w:style w:type="paragraph" w:styleId="CommentSubject">
    <w:name w:val="annotation subject"/>
    <w:basedOn w:val="CommentText"/>
    <w:next w:val="CommentText"/>
    <w:link w:val="CommentSubjectChar"/>
    <w:rsid w:val="00730BF1"/>
    <w:rPr>
      <w:b/>
      <w:bCs/>
    </w:rPr>
  </w:style>
  <w:style w:type="character" w:customStyle="1" w:styleId="CommentSubjectChar">
    <w:name w:val="Comment Subject Char"/>
    <w:basedOn w:val="CommentTextChar"/>
    <w:link w:val="CommentSubject"/>
    <w:rsid w:val="00730BF1"/>
    <w:rPr>
      <w:rFonts w:ascii="Arial" w:hAnsi="Arial"/>
      <w:b/>
      <w:bCs/>
      <w:lang w:val="en-GB" w:eastAsia="en-US"/>
    </w:rPr>
  </w:style>
  <w:style w:type="character" w:styleId="PlaceholderText">
    <w:name w:val="Placeholder Text"/>
    <w:basedOn w:val="DefaultParagraphFont"/>
    <w:uiPriority w:val="99"/>
    <w:semiHidden/>
    <w:rsid w:val="00DC0ADE"/>
    <w:rPr>
      <w:color w:val="808080"/>
    </w:rPr>
  </w:style>
  <w:style w:type="paragraph" w:styleId="ListParagraph">
    <w:name w:val="List Paragraph"/>
    <w:basedOn w:val="Normal"/>
    <w:uiPriority w:val="34"/>
    <w:qFormat/>
    <w:rsid w:val="00DC0ADE"/>
    <w:pPr>
      <w:ind w:left="720"/>
      <w:contextualSpacing/>
    </w:pPr>
  </w:style>
  <w:style w:type="table" w:styleId="TableGrid">
    <w:name w:val="Table Grid"/>
    <w:basedOn w:val="TableNormal"/>
    <w:rsid w:val="00DC0AD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klein">
    <w:name w:val="Titel_klein"/>
    <w:basedOn w:val="Normal"/>
    <w:autoRedefine/>
    <w:rsid w:val="00DC0ADE"/>
    <w:pPr>
      <w:pBdr>
        <w:bottom w:val="single" w:sz="4" w:space="1" w:color="C0C0C0"/>
      </w:pBdr>
      <w:jc w:val="both"/>
    </w:pPr>
    <w:rPr>
      <w:sz w:val="12"/>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0976">
      <w:bodyDiv w:val="1"/>
      <w:marLeft w:val="0"/>
      <w:marRight w:val="0"/>
      <w:marTop w:val="0"/>
      <w:marBottom w:val="0"/>
      <w:divBdr>
        <w:top w:val="none" w:sz="0" w:space="0" w:color="auto"/>
        <w:left w:val="none" w:sz="0" w:space="0" w:color="auto"/>
        <w:bottom w:val="none" w:sz="0" w:space="0" w:color="auto"/>
        <w:right w:val="none" w:sz="0" w:space="0" w:color="auto"/>
      </w:divBdr>
    </w:div>
    <w:div w:id="454836195">
      <w:bodyDiv w:val="1"/>
      <w:marLeft w:val="0"/>
      <w:marRight w:val="0"/>
      <w:marTop w:val="0"/>
      <w:marBottom w:val="0"/>
      <w:divBdr>
        <w:top w:val="none" w:sz="0" w:space="0" w:color="auto"/>
        <w:left w:val="none" w:sz="0" w:space="0" w:color="auto"/>
        <w:bottom w:val="none" w:sz="0" w:space="0" w:color="auto"/>
        <w:right w:val="none" w:sz="0" w:space="0" w:color="auto"/>
      </w:divBdr>
    </w:div>
    <w:div w:id="483011722">
      <w:bodyDiv w:val="1"/>
      <w:marLeft w:val="0"/>
      <w:marRight w:val="0"/>
      <w:marTop w:val="0"/>
      <w:marBottom w:val="0"/>
      <w:divBdr>
        <w:top w:val="none" w:sz="0" w:space="0" w:color="auto"/>
        <w:left w:val="none" w:sz="0" w:space="0" w:color="auto"/>
        <w:bottom w:val="none" w:sz="0" w:space="0" w:color="auto"/>
        <w:right w:val="none" w:sz="0" w:space="0" w:color="auto"/>
      </w:divBdr>
    </w:div>
    <w:div w:id="1521316180">
      <w:bodyDiv w:val="1"/>
      <w:marLeft w:val="0"/>
      <w:marRight w:val="0"/>
      <w:marTop w:val="0"/>
      <w:marBottom w:val="0"/>
      <w:divBdr>
        <w:top w:val="none" w:sz="0" w:space="0" w:color="auto"/>
        <w:left w:val="none" w:sz="0" w:space="0" w:color="auto"/>
        <w:bottom w:val="none" w:sz="0" w:space="0" w:color="auto"/>
        <w:right w:val="none" w:sz="0" w:space="0" w:color="auto"/>
      </w:divBdr>
    </w:div>
    <w:div w:id="1943368482">
      <w:bodyDiv w:val="1"/>
      <w:marLeft w:val="0"/>
      <w:marRight w:val="0"/>
      <w:marTop w:val="0"/>
      <w:marBottom w:val="0"/>
      <w:divBdr>
        <w:top w:val="none" w:sz="0" w:space="0" w:color="auto"/>
        <w:left w:val="none" w:sz="0" w:space="0" w:color="auto"/>
        <w:bottom w:val="none" w:sz="0" w:space="0" w:color="auto"/>
        <w:right w:val="none" w:sz="0" w:space="0" w:color="auto"/>
      </w:divBdr>
    </w:div>
    <w:div w:id="211682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0113\Desktop\U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B554F5680363B4AA4C29B5A100DE2DE" ma:contentTypeVersion="1" ma:contentTypeDescription="Create a new document." ma:contentTypeScope="" ma:versionID="422c2d35d20fdbd22fccc8daac5546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6C94B-2552-4D56-9225-FBA7A96F1DC8}">
  <ds:schemaRefs>
    <ds:schemaRef ds:uri="http://purl.org/dc/dcmitype/"/>
    <ds:schemaRef ds:uri="http://schemas.microsoft.com/office/2006/documentManagement/types"/>
    <ds:schemaRef ds:uri="http://purl.org/dc/elements/1.1/"/>
    <ds:schemaRef ds:uri="http://purl.org/dc/terms/"/>
    <ds:schemaRef ds:uri="http://schemas.microsoft.com/office/2006/metadata/properties"/>
    <ds:schemaRef ds:uri="http://www.w3.org/XML/1998/namespace"/>
    <ds:schemaRef ds:uri="http://schemas.openxmlformats.org/package/2006/metadata/core-properties"/>
  </ds:schemaRefs>
</ds:datastoreItem>
</file>

<file path=customXml/itemProps2.xml><?xml version="1.0" encoding="utf-8"?>
<ds:datastoreItem xmlns:ds="http://schemas.openxmlformats.org/officeDocument/2006/customXml" ds:itemID="{3A3F1700-5DA0-48F4-8028-D304584F348B}">
  <ds:schemaRefs>
    <ds:schemaRef ds:uri="http://schemas.microsoft.com/office/2006/metadata/longProperties"/>
  </ds:schemaRefs>
</ds:datastoreItem>
</file>

<file path=customXml/itemProps3.xml><?xml version="1.0" encoding="utf-8"?>
<ds:datastoreItem xmlns:ds="http://schemas.openxmlformats.org/officeDocument/2006/customXml" ds:itemID="{A3EDAA44-B0BF-4A8A-A5CF-E409EE604412}">
  <ds:schemaRefs>
    <ds:schemaRef ds:uri="http://schemas.microsoft.com/sharepoint/v3/contenttype/forms"/>
  </ds:schemaRefs>
</ds:datastoreItem>
</file>

<file path=customXml/itemProps4.xml><?xml version="1.0" encoding="utf-8"?>
<ds:datastoreItem xmlns:ds="http://schemas.openxmlformats.org/officeDocument/2006/customXml" ds:itemID="{A4C49D5D-4223-44A5-86CA-69BDAA1A64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F5898722-825D-44BF-8219-870181C25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UC_Template.dotx</Template>
  <TotalTime>0</TotalTime>
  <Pages>13</Pages>
  <Words>2805</Words>
  <Characters>17676</Characters>
  <Application>Microsoft Office Word</Application>
  <DocSecurity>0</DocSecurity>
  <Lines>147</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 Case ROOMS PRO R.4.0</vt:lpstr>
      <vt:lpstr>Use Case ROOMS PRO R.4.0</vt:lpstr>
    </vt:vector>
  </TitlesOfParts>
  <Manager>Mario Haller</Manager>
  <Company>GARAIO AG</Company>
  <LinksUpToDate>false</LinksUpToDate>
  <CharactersWithSpaces>20441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UC_213.001_Reservation_in_der_Kalenderansicht_verwalten</dc:title>
  <dc:subject>213.001</dc:subject>
  <dc:creator>Remo Herren</dc:creator>
  <cp:keywords>ROOMS, Kalenderansicht</cp:keywords>
  <cp:lastModifiedBy>Tim Bänziger</cp:lastModifiedBy>
  <cp:revision>2</cp:revision>
  <cp:lastPrinted>2009-02-12T17:06:00Z</cp:lastPrinted>
  <dcterms:created xsi:type="dcterms:W3CDTF">2010-04-15T08:24:00Z</dcterms:created>
  <dcterms:modified xsi:type="dcterms:W3CDTF">2010-04-15T08:24:00Z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0x0101005B554F5680363B4AA4C29B5A100DE2DE</vt:lpwstr>
  </property>
</Properties>
</file>
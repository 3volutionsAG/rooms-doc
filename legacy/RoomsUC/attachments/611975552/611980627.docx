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2D69B"/>
        <w:tblLayout w:type="fixed"/>
        <w:tblCellMar>
          <w:top w:w="57" w:type="dxa"/>
          <w:bottom w:w="57" w:type="dxa"/>
        </w:tblCellMar>
        <w:tblLook w:val="0000"/>
      </w:tblPr>
      <w:tblGrid>
        <w:gridCol w:w="959"/>
        <w:gridCol w:w="1228"/>
        <w:gridCol w:w="2646"/>
        <w:gridCol w:w="1087"/>
        <w:gridCol w:w="1559"/>
        <w:gridCol w:w="851"/>
        <w:gridCol w:w="1795"/>
      </w:tblGrid>
      <w:tr w:rsidR="00C5199B" w:rsidTr="00926E49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C5199B" w:rsidRDefault="0003695F" w:rsidP="0052381C">
            <w:pPr>
              <w:pStyle w:val="Heading3"/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1. </w:t>
            </w:r>
            <w:r w:rsidR="0052381C">
              <w:rPr>
                <w:lang w:val="de-CH"/>
              </w:rPr>
              <w:t xml:space="preserve">Use Case </w:t>
            </w:r>
            <w:r w:rsidR="009062AF">
              <w:rPr>
                <w:lang w:val="de-CH"/>
              </w:rPr>
              <w:t>Überblick</w:t>
            </w:r>
            <w:r w:rsidR="001F5607">
              <w:rPr>
                <w:lang w:val="de-CH"/>
              </w:rPr>
              <w:t xml:space="preserve"> </w:t>
            </w:r>
            <w:r w:rsidR="001F5607" w:rsidRPr="001F5607">
              <w:rPr>
                <w:i/>
                <w:sz w:val="16"/>
                <w:szCs w:val="16"/>
                <w:lang w:val="de-CH"/>
              </w:rPr>
              <w:t>(Arbeitspapier)</w:t>
            </w:r>
          </w:p>
        </w:tc>
      </w:tr>
      <w:tr w:rsidR="00395D64" w:rsidRPr="00D36675" w:rsidTr="00926E49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395D64" w:rsidRPr="00395D64" w:rsidRDefault="00395D64" w:rsidP="00395D64">
            <w:pPr>
              <w:pStyle w:val="Heading3"/>
              <w:jc w:val="both"/>
              <w:rPr>
                <w:u w:val="single"/>
                <w:lang w:val="de-CH"/>
              </w:rPr>
            </w:pPr>
            <w:r w:rsidRPr="00395D64">
              <w:rPr>
                <w:u w:val="single"/>
                <w:lang w:val="de-CH"/>
              </w:rPr>
              <w:t>Kriterien Use Case</w:t>
            </w:r>
            <w:r>
              <w:rPr>
                <w:u w:val="single"/>
                <w:lang w:val="de-CH"/>
              </w:rPr>
              <w:t xml:space="preserve"> </w:t>
            </w:r>
            <w:r w:rsidRPr="00395D64">
              <w:rPr>
                <w:color w:val="FF0000"/>
                <w:sz w:val="12"/>
                <w:szCs w:val="12"/>
                <w:u w:val="single"/>
                <w:lang w:val="de-CH"/>
              </w:rPr>
              <w:t xml:space="preserve">(diese Zeile kann nach der </w:t>
            </w:r>
            <w:r>
              <w:rPr>
                <w:color w:val="FF0000"/>
                <w:sz w:val="12"/>
                <w:szCs w:val="12"/>
                <w:u w:val="single"/>
                <w:lang w:val="de-CH"/>
              </w:rPr>
              <w:t xml:space="preserve">Erstellung </w:t>
            </w:r>
            <w:r w:rsidRPr="00395D64">
              <w:rPr>
                <w:color w:val="FF0000"/>
                <w:sz w:val="12"/>
                <w:szCs w:val="12"/>
                <w:u w:val="single"/>
                <w:lang w:val="de-CH"/>
              </w:rPr>
              <w:t>gelöscht werden)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6"/>
                <w:szCs w:val="16"/>
                <w:lang w:val="de-CH"/>
              </w:rPr>
            </w:pPr>
            <w:r w:rsidRPr="00395D64">
              <w:rPr>
                <w:b w:val="0"/>
                <w:sz w:val="16"/>
                <w:szCs w:val="16"/>
                <w:lang w:val="de-CH"/>
              </w:rPr>
              <w:t>Ein Anwendungsfall spezifiziert Aktionsfolgen (Szenarien) einschliesslich Alternativ- und Ausnahmesequenzen, die ein System oder eine Systemkomponente bei der Interaktion mit externen Objekten ausführt, um einen Mehrwert zu erbringen.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6"/>
                <w:szCs w:val="16"/>
                <w:lang w:val="de-CH"/>
              </w:rPr>
            </w:pPr>
            <w:r w:rsidRPr="00395D64">
              <w:rPr>
                <w:sz w:val="16"/>
                <w:szCs w:val="16"/>
                <w:u w:val="single"/>
                <w:lang w:val="de-CH"/>
              </w:rPr>
              <w:t>Use Case beinhaltet:</w:t>
            </w:r>
            <w:r>
              <w:rPr>
                <w:b w:val="0"/>
                <w:sz w:val="16"/>
                <w:szCs w:val="16"/>
                <w:lang w:val="de-CH"/>
              </w:rPr>
              <w:t xml:space="preserve"> </w:t>
            </w:r>
            <w:r w:rsidRPr="00395D64">
              <w:rPr>
                <w:b w:val="0"/>
                <w:sz w:val="16"/>
                <w:szCs w:val="16"/>
                <w:lang w:val="de-CH"/>
              </w:rPr>
              <w:t xml:space="preserve">- </w:t>
            </w:r>
            <w:proofErr w:type="spellStart"/>
            <w:r w:rsidRPr="00395D64">
              <w:rPr>
                <w:b w:val="0"/>
                <w:sz w:val="16"/>
                <w:szCs w:val="16"/>
                <w:lang w:val="de-CH"/>
              </w:rPr>
              <w:t>Kontextinformatioenen</w:t>
            </w:r>
            <w:proofErr w:type="spellEnd"/>
            <w:r>
              <w:rPr>
                <w:b w:val="0"/>
                <w:sz w:val="16"/>
                <w:szCs w:val="16"/>
                <w:lang w:val="de-CH"/>
              </w:rPr>
              <w:t xml:space="preserve">, </w:t>
            </w:r>
            <w:r w:rsidRPr="00395D64">
              <w:rPr>
                <w:b w:val="0"/>
                <w:sz w:val="16"/>
                <w:szCs w:val="16"/>
                <w:lang w:val="de-CH"/>
              </w:rPr>
              <w:t>Ziele Vorbedingungen, Nachbedingungen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2"/>
                <w:szCs w:val="12"/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Hauptszenario</w:t>
            </w:r>
            <w:r w:rsidRPr="00395D64">
              <w:rPr>
                <w:b w:val="0"/>
                <w:sz w:val="12"/>
                <w:szCs w:val="12"/>
                <w:lang w:val="de-CH"/>
              </w:rPr>
              <w:t xml:space="preserve">; Ein Hauptszenario ist ein Szenario, das die Interaktionsfolge dokumentiert, die normalerweise ausgeführt wird, um eines oder mehrere mit dem Szenario </w:t>
            </w:r>
            <w:proofErr w:type="spellStart"/>
            <w:r w:rsidRPr="00395D64">
              <w:rPr>
                <w:b w:val="0"/>
                <w:sz w:val="12"/>
                <w:szCs w:val="12"/>
                <w:lang w:val="de-CH"/>
              </w:rPr>
              <w:t>assozierte</w:t>
            </w:r>
            <w:proofErr w:type="spellEnd"/>
            <w:r w:rsidRPr="00395D64">
              <w:rPr>
                <w:b w:val="0"/>
                <w:sz w:val="12"/>
                <w:szCs w:val="12"/>
                <w:lang w:val="de-CH"/>
              </w:rPr>
              <w:t xml:space="preserve"> Ziele zu erfüllen</w:t>
            </w:r>
          </w:p>
          <w:p w:rsidR="00395D64" w:rsidRPr="00395D64" w:rsidRDefault="00395D64" w:rsidP="00395D64">
            <w:pPr>
              <w:pStyle w:val="Heading3"/>
              <w:jc w:val="both"/>
              <w:rPr>
                <w:b w:val="0"/>
                <w:sz w:val="12"/>
                <w:szCs w:val="12"/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Alternativszenario</w:t>
            </w:r>
            <w:r>
              <w:rPr>
                <w:b w:val="0"/>
                <w:sz w:val="12"/>
                <w:szCs w:val="12"/>
                <w:lang w:val="de-CH"/>
              </w:rPr>
              <w:t xml:space="preserve">; </w:t>
            </w:r>
            <w:r w:rsidRPr="00395D64">
              <w:rPr>
                <w:b w:val="0"/>
                <w:sz w:val="12"/>
                <w:szCs w:val="12"/>
                <w:lang w:val="de-CH"/>
              </w:rPr>
              <w:t>Ein Alternativszenario ist ein Szenario, das zu einem Hauptszenario eine alternative Interaktionsfolge definiert. Eine Alternativszenario erfüllt die gleiche Ziele wie das zugehörige Hauptszenario</w:t>
            </w:r>
          </w:p>
          <w:p w:rsidR="00395D64" w:rsidRDefault="00395D64" w:rsidP="00395D64">
            <w:pPr>
              <w:pStyle w:val="Heading3"/>
              <w:jc w:val="both"/>
              <w:rPr>
                <w:lang w:val="de-CH"/>
              </w:rPr>
            </w:pPr>
            <w:r w:rsidRPr="00395D64">
              <w:rPr>
                <w:sz w:val="12"/>
                <w:szCs w:val="12"/>
                <w:u w:val="single"/>
                <w:lang w:val="de-CH"/>
              </w:rPr>
              <w:t>- Ausnahmeszenario</w:t>
            </w:r>
            <w:r>
              <w:rPr>
                <w:sz w:val="12"/>
                <w:szCs w:val="12"/>
                <w:u w:val="single"/>
                <w:lang w:val="de-CH"/>
              </w:rPr>
              <w:t xml:space="preserve"> </w:t>
            </w:r>
            <w:r w:rsidRPr="00395D64">
              <w:rPr>
                <w:b w:val="0"/>
                <w:sz w:val="12"/>
                <w:szCs w:val="12"/>
                <w:lang w:val="de-CH"/>
              </w:rPr>
              <w:t>Ein Ausnahmeszenario ist ein Szenario, das eine Interaktionsfolge definiert, die ausgeführt wird, wenn in einem anderen Szenario (Haupt-, A</w:t>
            </w:r>
            <w:r>
              <w:rPr>
                <w:b w:val="0"/>
                <w:sz w:val="12"/>
                <w:szCs w:val="12"/>
                <w:lang w:val="de-CH"/>
              </w:rPr>
              <w:t>l</w:t>
            </w:r>
            <w:r w:rsidRPr="00395D64">
              <w:rPr>
                <w:b w:val="0"/>
                <w:sz w:val="12"/>
                <w:szCs w:val="12"/>
                <w:lang w:val="de-CH"/>
              </w:rPr>
              <w:t xml:space="preserve">ternativ- oder anderen Ausnahmeszenario) ein Ereignis eintritt, das die Erfüllung einer oder mehrerer mit dem Szenario </w:t>
            </w:r>
            <w:proofErr w:type="spellStart"/>
            <w:r w:rsidRPr="00395D64">
              <w:rPr>
                <w:b w:val="0"/>
                <w:sz w:val="12"/>
                <w:szCs w:val="12"/>
                <w:lang w:val="de-CH"/>
              </w:rPr>
              <w:t>assozierter</w:t>
            </w:r>
            <w:proofErr w:type="spellEnd"/>
            <w:r w:rsidRPr="00395D64">
              <w:rPr>
                <w:b w:val="0"/>
                <w:sz w:val="12"/>
                <w:szCs w:val="12"/>
                <w:lang w:val="de-CH"/>
              </w:rPr>
              <w:t xml:space="preserve"> Ziele verhindert</w:t>
            </w:r>
          </w:p>
        </w:tc>
      </w:tr>
      <w:tr w:rsidR="008C6CFF" w:rsidRPr="00217EF9" w:rsidTr="00DC0A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CC470D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Name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CE21A4" w:rsidP="0095216D">
            <w:pPr>
              <w:tabs>
                <w:tab w:val="left" w:pos="5220"/>
              </w:tabs>
              <w:rPr>
                <w:lang w:val="de-DE"/>
              </w:rPr>
            </w:pPr>
            <w:r w:rsidRPr="00CE21A4">
              <w:rPr>
                <w:lang w:val="de-DE"/>
              </w:rPr>
              <w:t>Serienbuchungen erstellen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4F62C9" w:rsidP="0095216D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ID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2694" w:rsidRDefault="00CE21A4" w:rsidP="0095216D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201.004</w:t>
            </w:r>
          </w:p>
        </w:tc>
      </w:tr>
      <w:tr w:rsidR="006E5D94" w:rsidRPr="00D36675" w:rsidTr="00DC0AD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6E5D9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Owner</w:t>
            </w:r>
            <w:proofErr w:type="spellEnd"/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8A1628" w:rsidP="0095216D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Tim Bänziger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Pr="00B21819" w:rsidRDefault="006E5D94" w:rsidP="00B21819">
            <w:pPr>
              <w:tabs>
                <w:tab w:val="left" w:pos="5220"/>
              </w:tabs>
              <w:rPr>
                <w:b/>
                <w:bCs/>
                <w:sz w:val="16"/>
                <w:szCs w:val="16"/>
                <w:lang w:val="en-US"/>
              </w:rPr>
            </w:pPr>
            <w:r w:rsidRPr="00B21819">
              <w:rPr>
                <w:b/>
                <w:bCs/>
                <w:sz w:val="16"/>
                <w:szCs w:val="16"/>
                <w:lang w:val="en-US"/>
              </w:rPr>
              <w:t xml:space="preserve">Rev-Number / </w:t>
            </w:r>
            <w:r w:rsidR="00B21819" w:rsidRPr="00B21819">
              <w:rPr>
                <w:b/>
                <w:bCs/>
                <w:sz w:val="16"/>
                <w:szCs w:val="16"/>
                <w:lang w:val="en-US"/>
              </w:rPr>
              <w:t>Saved Date / Last Saved by</w:t>
            </w: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5D94" w:rsidRDefault="005935DD" w:rsidP="005C3503">
            <w:pPr>
              <w:tabs>
                <w:tab w:val="left" w:pos="5220"/>
              </w:tabs>
              <w:rPr>
                <w:lang w:val="de-DE"/>
              </w:rPr>
            </w:pPr>
            <w:del w:id="0" w:author="Tim Bänziger" w:date="2009-07-01T14:41:00Z">
              <w:r w:rsidDel="00D36675">
                <w:fldChar w:fldCharType="begin"/>
              </w:r>
              <w:r w:rsidRPr="00D36675" w:rsidDel="00D36675">
                <w:rPr>
                  <w:lang w:val="de-CH"/>
                  <w:rPrChange w:id="1" w:author="Tim Bänziger" w:date="2009-07-01T14:41:00Z">
                    <w:rPr/>
                  </w:rPrChange>
                </w:rPr>
                <w:delInstrText xml:space="preserve"> DOCPROPERTY  RevisionNumber  \* MERGEFORMAT </w:delInstrText>
              </w:r>
              <w:r w:rsidDel="00D36675">
                <w:fldChar w:fldCharType="separate"/>
              </w:r>
              <w:r w:rsidR="00CE21A4" w:rsidRPr="00CE21A4" w:rsidDel="00D36675">
                <w:rPr>
                  <w:lang w:val="de-DE"/>
                </w:rPr>
                <w:delText>1</w:delText>
              </w:r>
              <w:r w:rsidDel="00D36675">
                <w:fldChar w:fldCharType="end"/>
              </w:r>
              <w:r w:rsidR="006E5D94" w:rsidDel="00D36675">
                <w:rPr>
                  <w:lang w:val="de-DE"/>
                </w:rPr>
                <w:delText xml:space="preserve"> </w:delText>
              </w:r>
            </w:del>
            <w:ins w:id="2" w:author="Tim Bänziger" w:date="2009-07-01T14:41:00Z">
              <w:r w:rsidR="00D36675" w:rsidRPr="00D36675">
                <w:rPr>
                  <w:lang w:val="de-CH"/>
                  <w:rPrChange w:id="3" w:author="Tim Bänziger" w:date="2009-07-01T14:41:00Z">
                    <w:rPr/>
                  </w:rPrChange>
                </w:rPr>
                <w:t>1.</w:t>
              </w:r>
              <w:r w:rsidR="00D36675">
                <w:rPr>
                  <w:lang w:val="de-CH"/>
                </w:rPr>
                <w:t>1</w:t>
              </w:r>
              <w:r w:rsidR="00D36675">
                <w:rPr>
                  <w:lang w:val="de-DE"/>
                </w:rPr>
                <w:t xml:space="preserve"> </w:t>
              </w:r>
            </w:ins>
            <w:r w:rsidR="006E5D94">
              <w:rPr>
                <w:lang w:val="de-DE"/>
              </w:rPr>
              <w:t xml:space="preserve">/ </w:t>
            </w:r>
            <w:fldSimple w:instr=" DOCPROPERTY  LastSavedTime  \* MERGEFORMAT ">
              <w:r w:rsidR="00CE21A4" w:rsidRPr="00D36675">
                <w:rPr>
                  <w:lang w:val="de-CH"/>
                  <w:rPrChange w:id="4" w:author="Tim Bänziger" w:date="2009-07-01T14:41:00Z">
                    <w:rPr/>
                  </w:rPrChange>
                </w:rPr>
                <w:t>01.01.1601 01:00</w:t>
              </w:r>
            </w:fldSimple>
            <w:r w:rsidR="00B21819">
              <w:rPr>
                <w:lang w:val="de-DE"/>
              </w:rPr>
              <w:t xml:space="preserve"> / </w:t>
            </w:r>
            <w:r>
              <w:fldChar w:fldCharType="begin"/>
            </w:r>
            <w:r w:rsidR="006155C1" w:rsidRPr="00D36675">
              <w:rPr>
                <w:lang w:val="de-CH"/>
                <w:rPrChange w:id="5" w:author="Tim Bänziger" w:date="2009-07-01T14:41:00Z">
                  <w:rPr/>
                </w:rPrChange>
              </w:rPr>
              <w:instrText xml:space="preserve"> DOCPROPERTY  LastSavedBy  \* MERGEFORMAT </w:instrText>
            </w:r>
            <w:r>
              <w:fldChar w:fldCharType="end"/>
            </w:r>
          </w:p>
        </w:tc>
      </w:tr>
      <w:tr w:rsidR="00832D17" w:rsidRPr="00D36675" w:rsidTr="006E5D94">
        <w:trPr>
          <w:cantSplit/>
        </w:trPr>
        <w:tc>
          <w:tcPr>
            <w:tcW w:w="10125" w:type="dxa"/>
            <w:gridSpan w:val="7"/>
            <w:tcBorders>
              <w:bottom w:val="single" w:sz="4" w:space="0" w:color="auto"/>
            </w:tcBorders>
            <w:shd w:val="clear" w:color="auto" w:fill="C2D69B"/>
          </w:tcPr>
          <w:p w:rsidR="00832D17" w:rsidRDefault="00832D17" w:rsidP="006E5D94">
            <w:pPr>
              <w:pStyle w:val="Heading3"/>
              <w:jc w:val="both"/>
              <w:rPr>
                <w:u w:val="single"/>
                <w:lang w:val="de-CH"/>
              </w:rPr>
            </w:pPr>
            <w:proofErr w:type="spellStart"/>
            <w:r>
              <w:rPr>
                <w:u w:val="single"/>
                <w:lang w:val="de-CH"/>
              </w:rPr>
              <w:t>Storie</w:t>
            </w:r>
            <w:proofErr w:type="spellEnd"/>
            <w:r>
              <w:rPr>
                <w:u w:val="single"/>
                <w:lang w:val="de-CH"/>
              </w:rPr>
              <w:t xml:space="preserve"> / Notizen</w:t>
            </w:r>
          </w:p>
          <w:p w:rsidR="00832D17" w:rsidRPr="00832D17" w:rsidRDefault="00832D17" w:rsidP="00BA575F">
            <w:pPr>
              <w:rPr>
                <w:lang w:val="de-CH"/>
              </w:rPr>
            </w:pPr>
            <w:r>
              <w:rPr>
                <w:lang w:val="de-CH"/>
              </w:rPr>
              <w:t xml:space="preserve">Diese Zeile </w:t>
            </w:r>
            <w:r w:rsidR="00070EBE">
              <w:rPr>
                <w:lang w:val="de-CH"/>
              </w:rPr>
              <w:t>dient dazu, dass Vorarbeiten von den Grob</w:t>
            </w:r>
            <w:r w:rsidR="00BA575F">
              <w:rPr>
                <w:lang w:val="de-CH"/>
              </w:rPr>
              <w:t xml:space="preserve">beschrieben </w:t>
            </w:r>
            <w:r w:rsidR="00070EBE">
              <w:rPr>
                <w:lang w:val="de-CH"/>
              </w:rPr>
              <w:t xml:space="preserve">übernommen werden und </w:t>
            </w:r>
            <w:r w:rsidR="00BA575F">
              <w:rPr>
                <w:lang w:val="de-CH"/>
              </w:rPr>
              <w:t>kann nachträglich gelöscht werden.</w:t>
            </w:r>
          </w:p>
        </w:tc>
      </w:tr>
      <w:tr w:rsidR="00832D17" w:rsidRPr="00D36675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2D17" w:rsidRDefault="00832D17" w:rsidP="00395D64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2D17" w:rsidRDefault="00832D17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395D64" w:rsidRPr="00217EF9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395D64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proofErr w:type="spellStart"/>
            <w:r>
              <w:rPr>
                <w:b/>
                <w:bCs/>
                <w:lang w:val="de-DE"/>
              </w:rPr>
              <w:t>Aktoren</w:t>
            </w:r>
            <w:proofErr w:type="spellEnd"/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44F3" w:rsidRDefault="003044F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jeder berechtigte Benutzer</w:t>
            </w:r>
          </w:p>
        </w:tc>
      </w:tr>
      <w:tr w:rsidR="00FD2C81" w:rsidRPr="00D36675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2C81" w:rsidRDefault="00FD2C81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Ziel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628" w:rsidRPr="008A1628" w:rsidRDefault="003044F3" w:rsidP="003044F3">
            <w:pPr>
              <w:pStyle w:val="ListParagraph"/>
              <w:numPr>
                <w:ilvl w:val="0"/>
                <w:numId w:val="22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Erstellung und Verwaltung einer Serienreservation auf einer Ressource</w:t>
            </w:r>
          </w:p>
        </w:tc>
      </w:tr>
      <w:tr w:rsidR="00395D64" w:rsidRPr="00217EF9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Vorbedingung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044F3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Hauptreservation wurde erstellt (SUC 201.001)</w:t>
            </w:r>
          </w:p>
        </w:tc>
      </w:tr>
      <w:tr w:rsidR="00395D64" w:rsidRPr="00C765BE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Hauptszenario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0B09" w:rsidRDefault="003044F3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Benutzer navigiert auf Tab „Serienbuchung“</w:t>
            </w:r>
          </w:p>
          <w:p w:rsidR="003044F3" w:rsidRDefault="003044F3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Benutzer erfasst Serienkriterien</w:t>
            </w:r>
            <w:r w:rsidR="00182CFB">
              <w:rPr>
                <w:lang w:val="de-CH"/>
              </w:rPr>
              <w:t xml:space="preserve"> und klickt „Erstellen“</w:t>
            </w:r>
          </w:p>
          <w:p w:rsidR="003044F3" w:rsidRDefault="007930BC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System liefert Resultat</w:t>
            </w:r>
          </w:p>
          <w:p w:rsidR="007930BC" w:rsidRDefault="007930BC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Benutzer kann Alternativen wählen</w:t>
            </w:r>
          </w:p>
          <w:p w:rsidR="007930BC" w:rsidRDefault="007930BC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Benutzer kann Einzelbuchung hinzufügen</w:t>
            </w:r>
          </w:p>
          <w:p w:rsidR="007930BC" w:rsidRPr="00BC0B09" w:rsidRDefault="007930BC" w:rsidP="00BC0B09">
            <w:pPr>
              <w:pStyle w:val="ListParagraph"/>
              <w:numPr>
                <w:ilvl w:val="0"/>
                <w:numId w:val="33"/>
              </w:numPr>
              <w:jc w:val="both"/>
              <w:rPr>
                <w:lang w:val="de-CH"/>
              </w:rPr>
            </w:pPr>
            <w:r>
              <w:rPr>
                <w:lang w:val="de-CH"/>
              </w:rPr>
              <w:t>Serie wird gespeichert</w:t>
            </w:r>
          </w:p>
        </w:tc>
      </w:tr>
      <w:tr w:rsidR="00395D64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Alternativszenario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5275B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K</w:t>
            </w:r>
            <w:r w:rsidR="008A1628">
              <w:rPr>
                <w:lang w:val="de-DE"/>
              </w:rPr>
              <w:t>eines</w:t>
            </w:r>
          </w:p>
        </w:tc>
      </w:tr>
      <w:tr w:rsidR="00395D64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Ausnahmeszenario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75B9" w:rsidRDefault="007930BC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Ressourcen oder Dienstleistungen sind nicht verfügbar:</w:t>
            </w:r>
          </w:p>
          <w:p w:rsidR="007F63B3" w:rsidRPr="007F63B3" w:rsidRDefault="007930BC" w:rsidP="005862B3">
            <w:pPr>
              <w:pStyle w:val="ListParagraph"/>
              <w:numPr>
                <w:ilvl w:val="0"/>
                <w:numId w:val="23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Benutzer kann Alternativen wählen</w:t>
            </w:r>
          </w:p>
        </w:tc>
      </w:tr>
      <w:tr w:rsidR="00926E49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Fehlerbehandlung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395D64" w:rsidRPr="00D36675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lastRenderedPageBreak/>
              <w:t>Regeln + Bedingungen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2D93" w:rsidRDefault="00452D93" w:rsidP="00452D93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Grundsätzlich kann auf jeder Ressourcenart eine Serie erstellt werden.</w:t>
            </w:r>
          </w:p>
          <w:p w:rsidR="00452D93" w:rsidRDefault="00452D93" w:rsidP="00452D93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Funktionsrecht „Darf Serienreservation </w:t>
            </w:r>
            <w:del w:id="6" w:author="Tim Bänziger" w:date="2009-07-01T14:40:00Z">
              <w:r w:rsidDel="00D36675">
                <w:rPr>
                  <w:lang w:val="de-CH"/>
                </w:rPr>
                <w:delText xml:space="preserve">Raum </w:delText>
              </w:r>
            </w:del>
            <w:r>
              <w:rPr>
                <w:lang w:val="de-CH"/>
              </w:rPr>
              <w:t>verwalten“ muss implementiert werden</w:t>
            </w:r>
          </w:p>
          <w:p w:rsidR="00452D93" w:rsidDel="00D36675" w:rsidRDefault="00452D93" w:rsidP="00452D93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del w:id="7" w:author="Tim Bänziger" w:date="2009-07-01T14:40:00Z"/>
                <w:lang w:val="de-CH"/>
              </w:rPr>
            </w:pPr>
            <w:del w:id="8" w:author="Tim Bänziger" w:date="2009-07-01T14:40:00Z">
              <w:r w:rsidDel="00D36675">
                <w:rPr>
                  <w:lang w:val="de-CH"/>
                </w:rPr>
                <w:delText>Funktionsrecht „Darf Serienreservation Equipment verwalten“ muss implementiert werden</w:delText>
              </w:r>
            </w:del>
          </w:p>
          <w:p w:rsidR="00452D93" w:rsidDel="00D36675" w:rsidRDefault="00452D93" w:rsidP="00452D93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del w:id="9" w:author="Tim Bänziger" w:date="2009-07-01T14:40:00Z"/>
                <w:lang w:val="de-CH"/>
              </w:rPr>
            </w:pPr>
            <w:del w:id="10" w:author="Tim Bänziger" w:date="2009-07-01T14:40:00Z">
              <w:r w:rsidDel="00D36675">
                <w:rPr>
                  <w:lang w:val="de-CH"/>
                </w:rPr>
                <w:delText>Funktionsrecht „Darf Serienreservation Parkplatz verwalten“ muss implementiert werden</w:delText>
              </w:r>
            </w:del>
          </w:p>
          <w:p w:rsidR="00452D93" w:rsidRPr="00452D93" w:rsidDel="00D36675" w:rsidRDefault="00452D93" w:rsidP="00452D93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del w:id="11" w:author="Tim Bänziger" w:date="2009-07-01T14:40:00Z"/>
                <w:lang w:val="de-CH"/>
              </w:rPr>
            </w:pPr>
            <w:del w:id="12" w:author="Tim Bänziger" w:date="2009-07-01T14:40:00Z">
              <w:r w:rsidDel="00D36675">
                <w:rPr>
                  <w:lang w:val="de-CH"/>
                </w:rPr>
                <w:delText>Funktionsrecht „Darf Serienreservation Arbeitsplatz verwalten“ muss implementiert werden</w:delText>
              </w:r>
            </w:del>
          </w:p>
          <w:p w:rsidR="00452D93" w:rsidRPr="00452D93" w:rsidRDefault="007930BC" w:rsidP="00452D93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Datenberechtigungen müssen überprüft werden (bei Alternativen)</w:t>
            </w:r>
          </w:p>
          <w:p w:rsidR="007930BC" w:rsidRDefault="007930BC" w:rsidP="005862B3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Tab „Serieninformation“ muss an zweiter Stelle erstellt werden</w:t>
            </w:r>
          </w:p>
          <w:p w:rsidR="00E16F4C" w:rsidRDefault="00E16F4C" w:rsidP="007930BC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Funktionsrecht „Darf Serie ergänzen“ muss implementiert werden</w:t>
            </w:r>
            <w:r w:rsidR="00452D93">
              <w:rPr>
                <w:lang w:val="de-CH"/>
              </w:rPr>
              <w:t xml:space="preserve"> (gilt für alle für diesen Benutzer aktivierten Serienrechte)</w:t>
            </w:r>
          </w:p>
          <w:p w:rsidR="007930BC" w:rsidRDefault="007930BC" w:rsidP="007930BC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Serie kann pro Benutzergruppe maximiert sein (z.B. 50 Iterationen). Diese Information muss angezeigt werden</w:t>
            </w:r>
            <w:r w:rsidR="009D34D0">
              <w:rPr>
                <w:lang w:val="de-CH"/>
              </w:rPr>
              <w:t xml:space="preserve"> (wurde in </w:t>
            </w:r>
            <w:r w:rsidR="009D34D0">
              <w:rPr>
                <w:lang w:val="de-DE"/>
              </w:rPr>
              <w:t xml:space="preserve">UC </w:t>
            </w:r>
            <w:r w:rsidR="00A61E76">
              <w:rPr>
                <w:lang w:val="de-DE"/>
              </w:rPr>
              <w:t>109</w:t>
            </w:r>
            <w:r w:rsidR="009D34D0">
              <w:rPr>
                <w:lang w:val="de-DE"/>
              </w:rPr>
              <w:t>.</w:t>
            </w:r>
            <w:r w:rsidR="00A61E76">
              <w:rPr>
                <w:lang w:val="de-DE"/>
              </w:rPr>
              <w:t>003</w:t>
            </w:r>
            <w:r w:rsidR="009D34D0">
              <w:rPr>
                <w:lang w:val="de-DE"/>
              </w:rPr>
              <w:t xml:space="preserve"> ergänzt)</w:t>
            </w:r>
          </w:p>
          <w:p w:rsidR="007930BC" w:rsidRPr="00182CFB" w:rsidRDefault="007930BC" w:rsidP="007930BC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 xml:space="preserve">Serien Informationen müssen analog Outlook dargestellt werden (inkl. </w:t>
            </w:r>
            <w:r w:rsidR="009D34D0">
              <w:rPr>
                <w:lang w:val="de-CH"/>
              </w:rPr>
              <w:t>Standardwerte</w:t>
            </w:r>
            <w:r w:rsidRPr="00182CFB">
              <w:rPr>
                <w:lang w:val="de-CH"/>
              </w:rPr>
              <w:t>)</w:t>
            </w:r>
          </w:p>
          <w:p w:rsidR="007930BC" w:rsidRDefault="007930BC" w:rsidP="007930BC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 w:rsidRPr="00182CFB">
              <w:rPr>
                <w:b/>
                <w:lang w:val="de-CH"/>
              </w:rPr>
              <w:t>Serie-Mod</w:t>
            </w:r>
            <w:r w:rsidR="003834EA" w:rsidRPr="00182CFB">
              <w:rPr>
                <w:b/>
                <w:lang w:val="de-CH"/>
              </w:rPr>
              <w:t>ifikation</w:t>
            </w:r>
            <w:r w:rsidR="003834EA" w:rsidRPr="00182CFB">
              <w:rPr>
                <w:lang w:val="de-CH"/>
              </w:rPr>
              <w:t>: Gleiches Ha</w:t>
            </w:r>
            <w:r w:rsidR="003834EA">
              <w:rPr>
                <w:lang w:val="de-CH"/>
              </w:rPr>
              <w:t>uptszenario, abe</w:t>
            </w:r>
            <w:r w:rsidR="00182CFB">
              <w:rPr>
                <w:lang w:val="de-CH"/>
              </w:rPr>
              <w:t>r die Serieninformationen können nicht mehr verändert werden (</w:t>
            </w:r>
            <w:proofErr w:type="spellStart"/>
            <w:r w:rsidR="00182CFB">
              <w:rPr>
                <w:lang w:val="de-CH"/>
              </w:rPr>
              <w:t>locked</w:t>
            </w:r>
            <w:proofErr w:type="spellEnd"/>
            <w:r w:rsidR="00182CFB">
              <w:rPr>
                <w:lang w:val="de-CH"/>
              </w:rPr>
              <w:t>) nur noch das Datum.</w:t>
            </w:r>
          </w:p>
          <w:p w:rsidR="00182CFB" w:rsidRDefault="00182CFB" w:rsidP="00182CFB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Wird das Datum verlängert, werden die verfügbaren buchbaren Ressourcen der Serie hinzugefügt</w:t>
            </w:r>
          </w:p>
          <w:p w:rsidR="00182CFB" w:rsidRDefault="00182CFB" w:rsidP="00182CFB">
            <w:pPr>
              <w:pStyle w:val="ListParagraph"/>
              <w:numPr>
                <w:ilvl w:val="1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Wird das Datum verkürzt, werden die bereits gebuchten Reservationen (welche in der Zukunft liegen) annulliert.</w:t>
            </w:r>
          </w:p>
          <w:p w:rsidR="009D34D0" w:rsidRDefault="009D34D0" w:rsidP="009D34D0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„Reservation abschliessen“ speichert die verschiedenen Reservationen definitiv.</w:t>
            </w:r>
          </w:p>
          <w:p w:rsidR="00A61E76" w:rsidRPr="006643D8" w:rsidRDefault="00A61E76" w:rsidP="009D34D0">
            <w:pPr>
              <w:pStyle w:val="ListParagraph"/>
              <w:numPr>
                <w:ilvl w:val="0"/>
                <w:numId w:val="24"/>
              </w:numPr>
              <w:tabs>
                <w:tab w:val="left" w:pos="5220"/>
              </w:tabs>
              <w:jc w:val="both"/>
              <w:rPr>
                <w:lang w:val="de-CH"/>
              </w:rPr>
            </w:pPr>
            <w:r>
              <w:rPr>
                <w:lang w:val="de-CH"/>
              </w:rPr>
              <w:t>Egal in welchem Raum eine Reservation verschoben wird oder ob diese zeitlich verändert wird, die Reservation bleibt IMMER in der Serie (dies hat Einfluss auf die Synchronisation – UC 212.001)</w:t>
            </w:r>
          </w:p>
        </w:tc>
      </w:tr>
      <w:tr w:rsidR="00395D64" w:rsidRPr="00C765BE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926E49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Qualitätsanforderungen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7930BC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Serienresultat kleiner (&lt;) als 1 Sekunde</w:t>
            </w:r>
          </w:p>
        </w:tc>
      </w:tr>
      <w:tr w:rsidR="00395D64" w:rsidRPr="00395D64" w:rsidTr="00926E4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</w:trPr>
        <w:tc>
          <w:tcPr>
            <w:tcW w:w="21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926E49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Nachbedingung</w:t>
            </w:r>
          </w:p>
        </w:tc>
        <w:tc>
          <w:tcPr>
            <w:tcW w:w="793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D64" w:rsidRDefault="00395D64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  <w:tr w:rsidR="00926E49" w:rsidRPr="00395D64" w:rsidTr="006E5D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  <w:trHeight w:val="70"/>
        </w:trPr>
        <w:tc>
          <w:tcPr>
            <w:tcW w:w="21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26E49" w:rsidRDefault="00926E49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Beziehungen</w:t>
            </w:r>
            <w:r w:rsidR="00EF30D3">
              <w:rPr>
                <w:b/>
                <w:bCs/>
                <w:lang w:val="de-DE"/>
              </w:rPr>
              <w:t xml:space="preserve"> (UC)</w:t>
            </w: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Enthalten</w:t>
            </w: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Erweitert</w:t>
            </w: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Vererbung</w:t>
            </w:r>
          </w:p>
        </w:tc>
      </w:tr>
      <w:tr w:rsidR="00926E49" w:rsidRPr="00395D64" w:rsidTr="006E5D9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</w:tblPrEx>
        <w:trPr>
          <w:cantSplit/>
          <w:trHeight w:val="70"/>
        </w:trPr>
        <w:tc>
          <w:tcPr>
            <w:tcW w:w="218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8C6CFF">
            <w:pPr>
              <w:tabs>
                <w:tab w:val="left" w:pos="5220"/>
              </w:tabs>
              <w:rPr>
                <w:b/>
                <w:bCs/>
                <w:lang w:val="de-DE"/>
              </w:rPr>
            </w:pPr>
          </w:p>
        </w:tc>
        <w:tc>
          <w:tcPr>
            <w:tcW w:w="2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62B3" w:rsidRDefault="009D34D0" w:rsidP="005862B3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SUC 201.001, UC 201.001.</w:t>
            </w:r>
          </w:p>
          <w:p w:rsidR="005275B9" w:rsidRDefault="005275B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A61E76" w:rsidP="00A61E76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109</w:t>
            </w:r>
            <w:r w:rsidR="009D34D0">
              <w:rPr>
                <w:lang w:val="de-DE"/>
              </w:rPr>
              <w:t>.</w:t>
            </w:r>
            <w:r>
              <w:rPr>
                <w:lang w:val="de-DE"/>
              </w:rPr>
              <w:t>003</w:t>
            </w:r>
          </w:p>
          <w:p w:rsidR="00A61E76" w:rsidRDefault="00A61E76" w:rsidP="00A61E76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212.001</w:t>
            </w:r>
          </w:p>
        </w:tc>
        <w:tc>
          <w:tcPr>
            <w:tcW w:w="2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6E49" w:rsidRDefault="00926E49" w:rsidP="00432E33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</w:tc>
      </w:tr>
    </w:tbl>
    <w:p w:rsidR="00452D93" w:rsidRDefault="00452D93" w:rsidP="007930BC">
      <w:pPr>
        <w:pStyle w:val="Heading1"/>
        <w:keepNext w:val="0"/>
        <w:widowControl w:val="0"/>
        <w:rPr>
          <w:lang w:val="de-DE"/>
        </w:rPr>
      </w:pPr>
    </w:p>
    <w:p w:rsidR="00452D93" w:rsidRDefault="00452D93" w:rsidP="007930BC">
      <w:pPr>
        <w:pStyle w:val="Heading1"/>
        <w:keepNext w:val="0"/>
        <w:widowControl w:val="0"/>
        <w:rPr>
          <w:lang w:val="de-DE"/>
        </w:rPr>
      </w:pPr>
    </w:p>
    <w:p w:rsidR="00DC0ADE" w:rsidRDefault="00DC0ADE" w:rsidP="007930BC">
      <w:pPr>
        <w:pStyle w:val="Heading1"/>
        <w:keepNext w:val="0"/>
        <w:widowControl w:val="0"/>
        <w:rPr>
          <w:lang w:val="de-DE"/>
        </w:rPr>
      </w:pPr>
      <w:r>
        <w:rPr>
          <w:lang w:val="de-DE"/>
        </w:rPr>
        <w:t>Use Case Details</w:t>
      </w:r>
    </w:p>
    <w:p w:rsidR="00DC0ADE" w:rsidRPr="00DC0ADE" w:rsidRDefault="00DC0ADE" w:rsidP="007930BC">
      <w:pPr>
        <w:widowControl w:val="0"/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DC0ADE" w:rsidRPr="00D36675" w:rsidTr="00DC0ADE">
        <w:tc>
          <w:tcPr>
            <w:tcW w:w="9606" w:type="dxa"/>
            <w:gridSpan w:val="2"/>
          </w:tcPr>
          <w:p w:rsidR="00DC0ADE" w:rsidRDefault="00DC0ADE" w:rsidP="005862B3">
            <w:pPr>
              <w:pStyle w:val="Heading2"/>
              <w:rPr>
                <w:lang w:val="de-DE"/>
              </w:rPr>
            </w:pPr>
            <w:r w:rsidRPr="00264081">
              <w:rPr>
                <w:lang w:val="de-DE"/>
              </w:rPr>
              <w:t xml:space="preserve">Schritt </w:t>
            </w:r>
            <w:r>
              <w:rPr>
                <w:lang w:val="de-DE"/>
              </w:rPr>
              <w:t>1 -</w:t>
            </w:r>
            <w:r w:rsidR="005275B9">
              <w:rPr>
                <w:lang w:val="de-DE"/>
              </w:rPr>
              <w:t xml:space="preserve"> </w:t>
            </w:r>
            <w:r w:rsidR="007930BC" w:rsidRPr="007930BC">
              <w:rPr>
                <w:b w:val="0"/>
                <w:sz w:val="20"/>
                <w:lang w:val="de-CH"/>
              </w:rPr>
              <w:t>Benutzer navigiert auf Tab „Serienbuchung“</w:t>
            </w:r>
          </w:p>
        </w:tc>
      </w:tr>
      <w:tr w:rsidR="00DC0ADE" w:rsidRPr="00264081" w:rsidTr="00DC0ADE">
        <w:tc>
          <w:tcPr>
            <w:tcW w:w="492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DC0ADE" w:rsidRPr="00D36675" w:rsidTr="00DC0ADE">
        <w:tc>
          <w:tcPr>
            <w:tcW w:w="4928" w:type="dxa"/>
          </w:tcPr>
          <w:p w:rsidR="00DC0ADE" w:rsidRDefault="00DC0ADE" w:rsidP="00DE698B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DE698B" w:rsidRDefault="00DE698B" w:rsidP="00DE698B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DE698B" w:rsidRDefault="00DE698B" w:rsidP="00DE698B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Detail Bereich</w:t>
            </w:r>
          </w:p>
          <w:p w:rsidR="00DE698B" w:rsidRPr="00DE698B" w:rsidRDefault="00DE698B" w:rsidP="00DE698B">
            <w:pPr>
              <w:pStyle w:val="ListParagraph"/>
              <w:numPr>
                <w:ilvl w:val="0"/>
                <w:numId w:val="23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Panel „Serieninformationen“</w:t>
            </w:r>
          </w:p>
          <w:p w:rsidR="00DC0ADE" w:rsidRPr="005D6E72" w:rsidRDefault="00DC0ADE" w:rsidP="00DC0ADE">
            <w:pPr>
              <w:rPr>
                <w:b/>
                <w:lang w:val="de-DE"/>
              </w:rPr>
            </w:pPr>
          </w:p>
          <w:p w:rsidR="00DC0ADE" w:rsidRPr="005D6E72" w:rsidRDefault="00DC0ADE" w:rsidP="00DC0ADE">
            <w:pPr>
              <w:rPr>
                <w:b/>
                <w:lang w:val="de-DE"/>
              </w:rPr>
            </w:pPr>
          </w:p>
        </w:tc>
        <w:tc>
          <w:tcPr>
            <w:tcW w:w="4678" w:type="dxa"/>
          </w:tcPr>
          <w:p w:rsidR="00DC0ADE" w:rsidRDefault="00DC0ADE" w:rsidP="005D6E72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DE698B" w:rsidRDefault="00DE698B" w:rsidP="005D6E72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DE698B" w:rsidRPr="005D6E72" w:rsidRDefault="00DE698B" w:rsidP="005D6E72">
            <w:p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CH"/>
              </w:rPr>
              <w:t>Funktionsrecht „Darf Serienreservation verwalten“ muss implementiert werden</w:t>
            </w:r>
          </w:p>
        </w:tc>
      </w:tr>
      <w:tr w:rsidR="00DC0ADE" w:rsidTr="00DC0ADE">
        <w:tc>
          <w:tcPr>
            <w:tcW w:w="9606" w:type="dxa"/>
            <w:gridSpan w:val="2"/>
          </w:tcPr>
          <w:p w:rsidR="00DC0ADE" w:rsidRDefault="00DC0ADE" w:rsidP="00DC0ADE">
            <w:pPr>
              <w:rPr>
                <w:lang w:val="de-DE"/>
              </w:rPr>
            </w:pPr>
          </w:p>
          <w:p w:rsidR="00DC0ADE" w:rsidRDefault="00DC0ADE" w:rsidP="00DC0ADE">
            <w:pPr>
              <w:rPr>
                <w:lang w:val="de-DE"/>
              </w:rPr>
            </w:pPr>
            <w:r>
              <w:rPr>
                <w:lang w:val="de-DE"/>
              </w:rPr>
              <w:t>Kein Bild</w:t>
            </w:r>
          </w:p>
          <w:p w:rsidR="00DC0ADE" w:rsidRDefault="00DC0ADE" w:rsidP="00DC0ADE">
            <w:pPr>
              <w:rPr>
                <w:lang w:val="de-DE"/>
              </w:rPr>
            </w:pPr>
          </w:p>
        </w:tc>
      </w:tr>
    </w:tbl>
    <w:p w:rsidR="00DC0ADE" w:rsidRDefault="00DC0ADE" w:rsidP="00DC0ADE">
      <w:pPr>
        <w:rPr>
          <w:lang w:val="de-CH"/>
        </w:rPr>
      </w:pPr>
    </w:p>
    <w:p w:rsidR="00DC0ADE" w:rsidRPr="00DC0ADE" w:rsidRDefault="00DC0ADE" w:rsidP="00DC0ADE">
      <w:pPr>
        <w:rPr>
          <w:lang w:val="de-CH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DC0ADE" w:rsidRPr="00D36675" w:rsidTr="00DC0ADE">
        <w:tc>
          <w:tcPr>
            <w:tcW w:w="9606" w:type="dxa"/>
            <w:gridSpan w:val="2"/>
          </w:tcPr>
          <w:p w:rsidR="00DC0ADE" w:rsidRPr="005D6E72" w:rsidRDefault="00DC0ADE" w:rsidP="00B03CA9">
            <w:pPr>
              <w:tabs>
                <w:tab w:val="left" w:pos="5220"/>
              </w:tabs>
              <w:jc w:val="both"/>
              <w:rPr>
                <w:lang w:val="de-CH"/>
              </w:rPr>
            </w:pPr>
            <w:bookmarkStart w:id="13" w:name="_Ref220409354"/>
            <w:r w:rsidRPr="005D6E72">
              <w:rPr>
                <w:b/>
                <w:bCs/>
                <w:sz w:val="32"/>
                <w:lang w:val="de-DE"/>
              </w:rPr>
              <w:lastRenderedPageBreak/>
              <w:t>Schritt 2 -</w:t>
            </w:r>
            <w:bookmarkEnd w:id="13"/>
            <w:r w:rsidR="005D6E72" w:rsidRPr="005D6E72">
              <w:rPr>
                <w:b/>
                <w:bCs/>
                <w:sz w:val="32"/>
                <w:lang w:val="de-DE"/>
              </w:rPr>
              <w:t xml:space="preserve"> </w:t>
            </w:r>
            <w:r w:rsidR="007930BC">
              <w:rPr>
                <w:lang w:val="de-CH"/>
              </w:rPr>
              <w:t>Benutzer erfasst Serienkriterien</w:t>
            </w:r>
            <w:r w:rsidR="00182CFB">
              <w:rPr>
                <w:lang w:val="de-CH"/>
              </w:rPr>
              <w:t xml:space="preserve"> und klickt </w:t>
            </w:r>
            <w:r w:rsidR="00B03CA9">
              <w:rPr>
                <w:lang w:val="de-CH"/>
              </w:rPr>
              <w:t>„E</w:t>
            </w:r>
            <w:r w:rsidR="00182CFB">
              <w:rPr>
                <w:lang w:val="de-CH"/>
              </w:rPr>
              <w:t>rstellen</w:t>
            </w:r>
            <w:r w:rsidR="00B03CA9">
              <w:rPr>
                <w:lang w:val="de-CH"/>
              </w:rPr>
              <w:t>“</w:t>
            </w:r>
          </w:p>
        </w:tc>
      </w:tr>
      <w:tr w:rsidR="00DC0ADE" w:rsidRPr="00264081" w:rsidTr="00DC0ADE">
        <w:tc>
          <w:tcPr>
            <w:tcW w:w="4928" w:type="dxa"/>
          </w:tcPr>
          <w:p w:rsidR="00DC0ADE" w:rsidRPr="005D6E72" w:rsidRDefault="00DC0ADE" w:rsidP="005D6E72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 w:rsidRPr="005D6E72">
              <w:rPr>
                <w:b/>
                <w:lang w:val="de-DE"/>
              </w:rPr>
              <w:t>Controls</w:t>
            </w:r>
            <w:r w:rsidR="005D6E72">
              <w:t xml:space="preserve"> </w:t>
            </w:r>
          </w:p>
        </w:tc>
        <w:tc>
          <w:tcPr>
            <w:tcW w:w="467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DC0ADE" w:rsidRPr="00D36675" w:rsidTr="00DC0ADE">
        <w:tc>
          <w:tcPr>
            <w:tcW w:w="4928" w:type="dxa"/>
          </w:tcPr>
          <w:p w:rsidR="00DC0ADE" w:rsidRDefault="00DC0ADE" w:rsidP="005D6E72">
            <w:pPr>
              <w:rPr>
                <w:b/>
                <w:i/>
                <w:lang w:val="de-DE"/>
              </w:rPr>
            </w:pPr>
          </w:p>
          <w:p w:rsidR="00182CFB" w:rsidRPr="00182CFB" w:rsidRDefault="00182CFB" w:rsidP="005D6E72">
            <w:pPr>
              <w:rPr>
                <w:b/>
                <w:lang w:val="de-DE"/>
              </w:rPr>
            </w:pPr>
            <w:r w:rsidRPr="00182CFB">
              <w:rPr>
                <w:b/>
                <w:lang w:val="de-DE"/>
              </w:rPr>
              <w:t>Inhaltsbereich</w:t>
            </w:r>
          </w:p>
          <w:p w:rsidR="00182CFB" w:rsidRDefault="00182CFB" w:rsidP="00182CFB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Label „Serie von“ (ergibt sich aus Masterreservation)</w:t>
            </w:r>
          </w:p>
          <w:p w:rsidR="00B03CA9" w:rsidRDefault="00B03CA9" w:rsidP="00182CFB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Option „Serie endet“</w:t>
            </w:r>
          </w:p>
          <w:p w:rsidR="00182CFB" w:rsidRDefault="00182CFB" w:rsidP="00B03CA9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Datum Feld „</w:t>
            </w:r>
            <w:r w:rsidR="00B03CA9">
              <w:rPr>
                <w:lang w:val="de-DE"/>
              </w:rPr>
              <w:t>am</w:t>
            </w:r>
            <w:r>
              <w:rPr>
                <w:lang w:val="de-DE"/>
              </w:rPr>
              <w:t xml:space="preserve">“ 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 xml:space="preserve">Feld „Anzahl Iterationen“ </w:t>
            </w:r>
          </w:p>
          <w:p w:rsidR="00182CFB" w:rsidRDefault="00182CFB" w:rsidP="00D73008">
            <w:pPr>
              <w:rPr>
                <w:lang w:val="de-DE"/>
              </w:rPr>
            </w:pPr>
          </w:p>
          <w:p w:rsidR="00D73008" w:rsidRDefault="00D73008" w:rsidP="00D73008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Option „Serie</w:t>
            </w:r>
            <w:r w:rsidR="00B03CA9">
              <w:rPr>
                <w:lang w:val="de-DE"/>
              </w:rPr>
              <w:t>n Option</w:t>
            </w:r>
            <w:r>
              <w:rPr>
                <w:lang w:val="de-DE"/>
              </w:rPr>
              <w:t>“</w:t>
            </w:r>
          </w:p>
          <w:p w:rsidR="00D73008" w:rsidRDefault="00D73008" w:rsidP="00D730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Täglich</w:t>
            </w:r>
          </w:p>
          <w:p w:rsidR="00D73008" w:rsidRDefault="00D73008" w:rsidP="00D730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Monatlich</w:t>
            </w:r>
          </w:p>
          <w:p w:rsidR="00D73008" w:rsidRPr="00D73008" w:rsidRDefault="00D73008" w:rsidP="00D73008">
            <w:pPr>
              <w:pStyle w:val="ListParagraph"/>
              <w:numPr>
                <w:ilvl w:val="1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Wöchentlich</w:t>
            </w:r>
          </w:p>
          <w:p w:rsidR="00D73008" w:rsidRDefault="00D73008" w:rsidP="00D73008">
            <w:pPr>
              <w:rPr>
                <w:lang w:val="de-DE"/>
              </w:rPr>
            </w:pPr>
          </w:p>
          <w:p w:rsidR="00D73008" w:rsidRPr="00D73008" w:rsidRDefault="00D73008" w:rsidP="00D73008">
            <w:pPr>
              <w:rPr>
                <w:lang w:val="de-DE"/>
              </w:rPr>
            </w:pPr>
            <w:r>
              <w:rPr>
                <w:lang w:val="de-DE"/>
              </w:rPr>
              <w:t>Felder pro Option aus nebenstehender Abbildung.</w:t>
            </w:r>
          </w:p>
          <w:p w:rsidR="00182CFB" w:rsidRDefault="00182CFB" w:rsidP="005D6E72">
            <w:pPr>
              <w:rPr>
                <w:lang w:val="de-DE"/>
              </w:rPr>
            </w:pPr>
          </w:p>
          <w:p w:rsidR="009D34D0" w:rsidRDefault="009D34D0" w:rsidP="005D6E72">
            <w:pPr>
              <w:rPr>
                <w:lang w:val="de-DE"/>
              </w:rPr>
            </w:pPr>
          </w:p>
          <w:p w:rsidR="009D34D0" w:rsidRDefault="009D34D0" w:rsidP="009D34D0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Button „Erstellen“</w:t>
            </w:r>
          </w:p>
          <w:p w:rsidR="009D34D0" w:rsidRPr="009D34D0" w:rsidRDefault="009D34D0" w:rsidP="009D34D0">
            <w:pPr>
              <w:pStyle w:val="ListParagraph"/>
              <w:numPr>
                <w:ilvl w:val="0"/>
                <w:numId w:val="23"/>
              </w:numPr>
              <w:rPr>
                <w:lang w:val="de-DE"/>
              </w:rPr>
            </w:pPr>
            <w:r>
              <w:rPr>
                <w:lang w:val="de-DE"/>
              </w:rPr>
              <w:t>Button „Abbrechen</w:t>
            </w:r>
          </w:p>
        </w:tc>
        <w:tc>
          <w:tcPr>
            <w:tcW w:w="4678" w:type="dxa"/>
          </w:tcPr>
          <w:p w:rsidR="00DC0ADE" w:rsidRPr="00DE698B" w:rsidRDefault="00DC0ADE" w:rsidP="00DE698B">
            <w:pPr>
              <w:pStyle w:val="ListParagraph"/>
              <w:tabs>
                <w:tab w:val="left" w:pos="5220"/>
              </w:tabs>
              <w:ind w:left="0"/>
              <w:rPr>
                <w:noProof/>
                <w:lang w:val="de-CH" w:eastAsia="de-CH"/>
              </w:rPr>
            </w:pPr>
          </w:p>
          <w:p w:rsidR="00DE698B" w:rsidRPr="00B03CA9" w:rsidRDefault="00B03CA9" w:rsidP="00DE698B">
            <w:pPr>
              <w:pStyle w:val="ListParagraph"/>
              <w:tabs>
                <w:tab w:val="left" w:pos="5220"/>
              </w:tabs>
              <w:ind w:left="0"/>
              <w:rPr>
                <w:b/>
                <w:noProof/>
                <w:lang w:val="de-CH" w:eastAsia="de-CH"/>
              </w:rPr>
            </w:pPr>
            <w:r w:rsidRPr="00B03CA9">
              <w:rPr>
                <w:b/>
                <w:noProof/>
                <w:lang w:val="de-CH" w:eastAsia="de-CH"/>
              </w:rPr>
              <w:t>Muss Felder</w:t>
            </w:r>
            <w:r>
              <w:rPr>
                <w:b/>
                <w:noProof/>
                <w:lang w:val="de-CH" w:eastAsia="de-CH"/>
              </w:rPr>
              <w:t>/Feldvalidierungen</w:t>
            </w:r>
            <w:r w:rsidRPr="00B03CA9">
              <w:rPr>
                <w:b/>
                <w:noProof/>
                <w:lang w:val="de-CH" w:eastAsia="de-CH"/>
              </w:rPr>
              <w:t xml:space="preserve"> bei</w:t>
            </w:r>
          </w:p>
          <w:p w:rsidR="00B03CA9" w:rsidRDefault="00B03CA9" w:rsidP="00B03CA9">
            <w:pPr>
              <w:pStyle w:val="ListParagraph"/>
              <w:numPr>
                <w:ilvl w:val="0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Täglich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Feld „Tag(e)“ muss Ganzzahl beinhalten</w:t>
            </w:r>
          </w:p>
          <w:p w:rsidR="00B03CA9" w:rsidRDefault="00B03CA9" w:rsidP="00B03CA9">
            <w:pPr>
              <w:pStyle w:val="ListParagraph"/>
              <w:numPr>
                <w:ilvl w:val="0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Wöchentlich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Feld „Wiederholen“ muss eine Ganzzahl beinhalten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Min. eine Checkbox der Wochentage muss selektiert sein</w:t>
            </w:r>
          </w:p>
          <w:p w:rsidR="00B03CA9" w:rsidRDefault="00B03CA9" w:rsidP="00B03CA9">
            <w:pPr>
              <w:pStyle w:val="ListParagraph"/>
              <w:numPr>
                <w:ilvl w:val="0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Monatlich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Option „Tag“ muss Ganzzahl beinhalten – Monat muss Ganzzahl beinhalten</w:t>
            </w:r>
          </w:p>
          <w:p w:rsidR="00B03CA9" w:rsidRDefault="00B03CA9" w:rsidP="00B03CA9">
            <w:pPr>
              <w:pStyle w:val="ListParagraph"/>
              <w:numPr>
                <w:ilvl w:val="1"/>
                <w:numId w:val="34"/>
              </w:numPr>
              <w:tabs>
                <w:tab w:val="left" w:pos="5220"/>
              </w:tabs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Option „Am“, Eintrag aus Listen und „Monat“ muss Ganzzahl beinhalten.</w:t>
            </w:r>
          </w:p>
          <w:p w:rsidR="009D34D0" w:rsidRPr="00B03CA9" w:rsidRDefault="009D34D0" w:rsidP="00B03CA9">
            <w:pPr>
              <w:tabs>
                <w:tab w:val="left" w:pos="5220"/>
              </w:tabs>
              <w:rPr>
                <w:noProof/>
                <w:lang w:val="de-CH" w:eastAsia="de-CH"/>
              </w:rPr>
            </w:pPr>
          </w:p>
          <w:p w:rsidR="00DE698B" w:rsidRPr="00DE698B" w:rsidRDefault="00B03CA9" w:rsidP="00DE698B">
            <w:pPr>
              <w:pStyle w:val="ListParagraph"/>
              <w:tabs>
                <w:tab w:val="left" w:pos="5220"/>
              </w:tabs>
              <w:ind w:left="0"/>
              <w:rPr>
                <w:noProof/>
                <w:lang w:val="de-CH" w:eastAsia="de-CH"/>
              </w:rPr>
            </w:pPr>
            <w:r>
              <w:rPr>
                <w:noProof/>
                <w:lang w:val="de-CH" w:eastAsia="de-CH"/>
              </w:rPr>
              <w:t>Felder, Regeln und Standardwerte der einzelnen „Serien Option“ gemäss Abbildung:</w:t>
            </w:r>
          </w:p>
          <w:p w:rsidR="00DE698B" w:rsidRPr="00DE698B" w:rsidRDefault="00DE698B" w:rsidP="00DE698B">
            <w:pPr>
              <w:pStyle w:val="ListParagraph"/>
              <w:tabs>
                <w:tab w:val="left" w:pos="5220"/>
              </w:tabs>
              <w:ind w:left="0"/>
              <w:rPr>
                <w:noProof/>
                <w:lang w:val="de-CH" w:eastAsia="de-CH"/>
              </w:rPr>
            </w:pPr>
          </w:p>
          <w:p w:rsidR="00DE698B" w:rsidRDefault="00DE698B" w:rsidP="00DE698B">
            <w:pPr>
              <w:pStyle w:val="ListParagraph"/>
              <w:tabs>
                <w:tab w:val="left" w:pos="5220"/>
              </w:tabs>
              <w:ind w:left="0"/>
              <w:rPr>
                <w:b/>
                <w:i/>
                <w:lang w:val="de-DE"/>
              </w:rPr>
            </w:pPr>
            <w:r w:rsidRPr="00DE698B">
              <w:rPr>
                <w:b/>
                <w:i/>
                <w:noProof/>
                <w:lang w:val="de-CH" w:eastAsia="de-CH"/>
              </w:rPr>
              <w:drawing>
                <wp:inline distT="0" distB="0" distL="0" distR="0">
                  <wp:extent cx="2833370" cy="2125345"/>
                  <wp:effectExtent l="19050" t="0" r="5080" b="0"/>
                  <wp:docPr id="4" name="Picture 3" descr="Serieverglei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ievergleich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4D0" w:rsidRDefault="009D34D0" w:rsidP="00DE698B">
            <w:pPr>
              <w:pStyle w:val="ListParagraph"/>
              <w:tabs>
                <w:tab w:val="left" w:pos="5220"/>
              </w:tabs>
              <w:ind w:left="0"/>
              <w:rPr>
                <w:b/>
                <w:i/>
                <w:lang w:val="de-DE"/>
              </w:rPr>
            </w:pPr>
          </w:p>
          <w:p w:rsidR="009D34D0" w:rsidRPr="002F2F0B" w:rsidRDefault="009D34D0" w:rsidP="009D34D0">
            <w:pPr>
              <w:tabs>
                <w:tab w:val="left" w:pos="5220"/>
              </w:tabs>
              <w:rPr>
                <w:b/>
                <w:lang w:val="de-DE"/>
              </w:rPr>
            </w:pPr>
            <w:r>
              <w:rPr>
                <w:b/>
                <w:lang w:val="de-DE"/>
              </w:rPr>
              <w:t>Serie Beschränkung</w:t>
            </w:r>
          </w:p>
          <w:p w:rsidR="009D34D0" w:rsidRDefault="009D34D0" w:rsidP="009D34D0">
            <w:pPr>
              <w:pStyle w:val="ListParagraph"/>
              <w:tabs>
                <w:tab w:val="left" w:pos="5220"/>
              </w:tabs>
              <w:ind w:left="0"/>
              <w:rPr>
                <w:lang w:val="de-DE"/>
              </w:rPr>
            </w:pPr>
            <w:r>
              <w:rPr>
                <w:lang w:val="de-DE"/>
              </w:rPr>
              <w:t xml:space="preserve">Pro Benutzergruppe kann eine Beschränkung der Serie hinterlegt werden (wurde in UC </w:t>
            </w:r>
            <w:r w:rsidR="00A61E76">
              <w:rPr>
                <w:lang w:val="de-DE"/>
              </w:rPr>
              <w:t>109</w:t>
            </w:r>
            <w:r>
              <w:rPr>
                <w:lang w:val="de-DE"/>
              </w:rPr>
              <w:t>.00</w:t>
            </w:r>
            <w:r w:rsidR="00A61E76">
              <w:rPr>
                <w:lang w:val="de-DE"/>
              </w:rPr>
              <w:t>3</w:t>
            </w:r>
            <w:r>
              <w:rPr>
                <w:lang w:val="de-DE"/>
              </w:rPr>
              <w:t xml:space="preserve"> nachgeführt)</w:t>
            </w:r>
            <w:ins w:id="14" w:author="Tim Bänziger" w:date="2009-07-01T14:43:00Z">
              <w:r w:rsidR="00D36675">
                <w:rPr>
                  <w:lang w:val="de-DE"/>
                </w:rPr>
                <w:t xml:space="preserve"> </w:t>
              </w:r>
              <w:r w:rsidR="00D36675">
                <w:rPr>
                  <w:lang w:val="de-DE"/>
                </w:rPr>
                <w:t>–</w:t>
              </w:r>
              <w:r w:rsidR="00D36675">
                <w:rPr>
                  <w:lang w:val="de-DE"/>
                </w:rPr>
                <w:t xml:space="preserve"> der </w:t>
              </w:r>
              <w:r w:rsidR="00D36675" w:rsidRPr="00D36675">
                <w:rPr>
                  <w:b/>
                  <w:lang w:val="de-DE"/>
                  <w:rPrChange w:id="15" w:author="Tim Bänziger" w:date="2009-07-01T14:43:00Z">
                    <w:rPr>
                      <w:lang w:val="de-DE"/>
                    </w:rPr>
                  </w:rPrChange>
                </w:rPr>
                <w:t xml:space="preserve">Wert muss </w:t>
              </w:r>
              <w:r w:rsidR="00D36675">
                <w:rPr>
                  <w:b/>
                  <w:lang w:val="de-DE"/>
                </w:rPr>
                <w:t xml:space="preserve">eine Ganzzahl </w:t>
              </w:r>
              <w:r w:rsidR="00D36675" w:rsidRPr="00D36675">
                <w:rPr>
                  <w:b/>
                  <w:lang w:val="de-DE"/>
                  <w:rPrChange w:id="16" w:author="Tim Bänziger" w:date="2009-07-01T14:43:00Z">
                    <w:rPr>
                      <w:lang w:val="de-DE"/>
                    </w:rPr>
                  </w:rPrChange>
                </w:rPr>
                <w:t>grösser 0 sein</w:t>
              </w:r>
            </w:ins>
            <w:r>
              <w:rPr>
                <w:lang w:val="de-DE"/>
              </w:rPr>
              <w:t xml:space="preserve">. Wird „Serie nach Iterationen“ gewählt, muss bei Klick auf „Erstellen“ eine Feldvalidierung stattfinden (Iteration darf nicht grösser sein als den Wert bei der hinterlegten Benutzergruppe, wobei der </w:t>
            </w:r>
            <w:proofErr w:type="spellStart"/>
            <w:r>
              <w:rPr>
                <w:lang w:val="de-DE"/>
              </w:rPr>
              <w:t>grösste</w:t>
            </w:r>
            <w:proofErr w:type="spellEnd"/>
            <w:r>
              <w:rPr>
                <w:lang w:val="de-DE"/>
              </w:rPr>
              <w:t xml:space="preserve"> Wert zählt, sofern der Benutzer in mehreren Gruppen ist)</w:t>
            </w:r>
          </w:p>
          <w:p w:rsidR="009D34D0" w:rsidRDefault="009D34D0" w:rsidP="009D34D0">
            <w:pPr>
              <w:pStyle w:val="ListParagraph"/>
              <w:tabs>
                <w:tab w:val="left" w:pos="5220"/>
              </w:tabs>
              <w:ind w:left="0"/>
              <w:rPr>
                <w:lang w:val="de-DE"/>
              </w:rPr>
            </w:pPr>
          </w:p>
          <w:p w:rsidR="009D34D0" w:rsidRPr="009D34D0" w:rsidRDefault="009D34D0" w:rsidP="009D34D0">
            <w:pPr>
              <w:rPr>
                <w:b/>
                <w:lang w:val="de-DE"/>
              </w:rPr>
            </w:pPr>
            <w:r w:rsidRPr="009D34D0">
              <w:rPr>
                <w:b/>
                <w:lang w:val="de-DE"/>
              </w:rPr>
              <w:t>Button „Erstellen“</w:t>
            </w:r>
          </w:p>
          <w:p w:rsidR="009D34D0" w:rsidRDefault="009D34D0" w:rsidP="009D34D0">
            <w:pPr>
              <w:rPr>
                <w:lang w:val="de-DE"/>
              </w:rPr>
            </w:pPr>
            <w:r>
              <w:rPr>
                <w:lang w:val="de-DE"/>
              </w:rPr>
              <w:t>Liefert (Such-) Resultate (siehe Schritt 3)</w:t>
            </w:r>
          </w:p>
          <w:p w:rsidR="009D34D0" w:rsidRPr="009D34D0" w:rsidRDefault="009D34D0" w:rsidP="009D34D0">
            <w:pPr>
              <w:rPr>
                <w:lang w:val="de-DE"/>
              </w:rPr>
            </w:pPr>
          </w:p>
          <w:p w:rsidR="009D34D0" w:rsidRPr="009D34D0" w:rsidRDefault="009D34D0" w:rsidP="009D34D0">
            <w:pPr>
              <w:pStyle w:val="ListParagraph"/>
              <w:tabs>
                <w:tab w:val="left" w:pos="5220"/>
              </w:tabs>
              <w:ind w:left="0"/>
              <w:rPr>
                <w:b/>
                <w:lang w:val="de-DE"/>
              </w:rPr>
            </w:pPr>
            <w:r w:rsidRPr="009D34D0">
              <w:rPr>
                <w:b/>
                <w:lang w:val="de-DE"/>
              </w:rPr>
              <w:t>Button „Abbrechen“</w:t>
            </w:r>
          </w:p>
          <w:p w:rsidR="009D34D0" w:rsidRPr="009D34D0" w:rsidRDefault="009D34D0" w:rsidP="009D34D0">
            <w:pPr>
              <w:pStyle w:val="ListParagraph"/>
              <w:tabs>
                <w:tab w:val="left" w:pos="5220"/>
              </w:tabs>
              <w:ind w:left="0"/>
              <w:rPr>
                <w:lang w:val="de-DE"/>
              </w:rPr>
            </w:pPr>
            <w:r>
              <w:rPr>
                <w:lang w:val="de-DE"/>
              </w:rPr>
              <w:t>Löscht Suchresultate (und entfernt auch Systemreservationen)</w:t>
            </w:r>
          </w:p>
        </w:tc>
      </w:tr>
      <w:tr w:rsidR="00DC0ADE" w:rsidTr="00DC0ADE">
        <w:tc>
          <w:tcPr>
            <w:tcW w:w="9606" w:type="dxa"/>
            <w:gridSpan w:val="2"/>
          </w:tcPr>
          <w:p w:rsidR="00182CFB" w:rsidRPr="00DC0ADE" w:rsidRDefault="00182CFB" w:rsidP="00DC0ADE">
            <w:pPr>
              <w:rPr>
                <w:color w:val="FF0000"/>
                <w:lang w:val="de-DE"/>
              </w:rPr>
            </w:pPr>
            <w:r>
              <w:rPr>
                <w:noProof/>
                <w:color w:val="FF0000"/>
                <w:lang w:val="de-CH" w:eastAsia="de-CH"/>
              </w:rPr>
              <w:drawing>
                <wp:inline distT="0" distB="0" distL="0" distR="0">
                  <wp:extent cx="5962650" cy="4808855"/>
                  <wp:effectExtent l="19050" t="0" r="0" b="0"/>
                  <wp:docPr id="5" name="Picture 4" descr="Seri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ie1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0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63A3" w:rsidRDefault="007F63A3">
      <w:pPr>
        <w:rPr>
          <w:lang w:val="de-DE"/>
        </w:rPr>
      </w:pPr>
    </w:p>
    <w:p w:rsidR="00DC0ADE" w:rsidRDefault="00DC0ADE" w:rsidP="00DC0ADE">
      <w:pPr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DC0ADE" w:rsidRPr="00C765BE" w:rsidTr="00DC0ADE">
        <w:tc>
          <w:tcPr>
            <w:tcW w:w="9606" w:type="dxa"/>
            <w:gridSpan w:val="2"/>
          </w:tcPr>
          <w:p w:rsidR="00DC0ADE" w:rsidRPr="005C3503" w:rsidRDefault="00DC0ADE" w:rsidP="005862B3">
            <w:pPr>
              <w:tabs>
                <w:tab w:val="left" w:pos="5220"/>
              </w:tabs>
              <w:jc w:val="both"/>
              <w:rPr>
                <w:lang w:val="de-CH"/>
              </w:rPr>
            </w:pPr>
            <w:r w:rsidRPr="005C3503">
              <w:rPr>
                <w:b/>
                <w:bCs/>
                <w:sz w:val="32"/>
                <w:lang w:val="de-DE"/>
              </w:rPr>
              <w:t>Schritt 3 -</w:t>
            </w:r>
            <w:r w:rsidRPr="005C3503">
              <w:rPr>
                <w:lang w:val="de-DE"/>
              </w:rPr>
              <w:t xml:space="preserve"> </w:t>
            </w:r>
            <w:r w:rsidR="007930BC">
              <w:rPr>
                <w:lang w:val="de-CH"/>
              </w:rPr>
              <w:t>System liefert Resultat</w:t>
            </w:r>
          </w:p>
        </w:tc>
      </w:tr>
      <w:tr w:rsidR="00DC0ADE" w:rsidRPr="00264081" w:rsidTr="00DC0ADE">
        <w:tc>
          <w:tcPr>
            <w:tcW w:w="492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DC0ADE" w:rsidRPr="00D36675" w:rsidTr="00DC0ADE">
        <w:tc>
          <w:tcPr>
            <w:tcW w:w="4928" w:type="dxa"/>
          </w:tcPr>
          <w:p w:rsidR="006F5E8D" w:rsidRDefault="006F5E8D" w:rsidP="00587226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</w:p>
          <w:p w:rsidR="00587226" w:rsidRDefault="00587226" w:rsidP="00587226">
            <w:pPr>
              <w:tabs>
                <w:tab w:val="left" w:pos="5220"/>
              </w:tabs>
              <w:jc w:val="both"/>
              <w:rPr>
                <w:b/>
                <w:lang w:val="de-DE"/>
              </w:rPr>
            </w:pPr>
            <w:r>
              <w:rPr>
                <w:b/>
                <w:lang w:val="de-DE"/>
              </w:rPr>
              <w:t>Liste im Inhaltsbereich mit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Bezeichnung (in der Sprache des Benutzers)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Von (Datum/Zeit der Buchung)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Bis (Datum/Zeit der Buchung)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Optional: Button für „Alternative“</w:t>
            </w:r>
          </w:p>
          <w:p w:rsidR="00587226" w:rsidRDefault="00587226" w:rsidP="00587226">
            <w:pPr>
              <w:tabs>
                <w:tab w:val="left" w:pos="5220"/>
              </w:tabs>
              <w:jc w:val="both"/>
              <w:rPr>
                <w:lang w:val="de-DE"/>
              </w:rPr>
            </w:pPr>
          </w:p>
          <w:p w:rsidR="00587226" w:rsidRP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jc w:val="both"/>
              <w:rPr>
                <w:lang w:val="de-DE"/>
              </w:rPr>
            </w:pPr>
            <w:r>
              <w:rPr>
                <w:lang w:val="de-DE"/>
              </w:rPr>
              <w:t>Serie ergänzen</w:t>
            </w:r>
          </w:p>
        </w:tc>
        <w:tc>
          <w:tcPr>
            <w:tcW w:w="4678" w:type="dxa"/>
          </w:tcPr>
          <w:p w:rsidR="006F5E8D" w:rsidRDefault="006F5E8D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587226" w:rsidRDefault="00587226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Es gibt 3 Zustände einer möglichen Reservation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 w:rsidRPr="00587226">
              <w:rPr>
                <w:color w:val="00B050"/>
                <w:lang w:val="de-DE"/>
              </w:rPr>
              <w:t>Grün</w:t>
            </w:r>
            <w:r>
              <w:rPr>
                <w:lang w:val="de-DE"/>
              </w:rPr>
              <w:t xml:space="preserve">: alles konnte analog der </w:t>
            </w:r>
            <w:proofErr w:type="spellStart"/>
            <w:r>
              <w:rPr>
                <w:lang w:val="de-DE"/>
              </w:rPr>
              <w:t>Sourcereseration</w:t>
            </w:r>
            <w:proofErr w:type="spellEnd"/>
            <w:r>
              <w:rPr>
                <w:lang w:val="de-DE"/>
              </w:rPr>
              <w:t xml:space="preserve"> gebucht werden (auch Equipment und Dienstleistungen)</w:t>
            </w:r>
          </w:p>
          <w:p w:rsidR="00587226" w:rsidRDefault="006674F5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 w:rsidRPr="00587226">
              <w:rPr>
                <w:color w:val="E36C0A" w:themeColor="accent6" w:themeShade="BF"/>
                <w:lang w:val="de-DE"/>
              </w:rPr>
              <w:t>Orange</w:t>
            </w:r>
            <w:r w:rsidR="00587226">
              <w:rPr>
                <w:lang w:val="de-DE"/>
              </w:rPr>
              <w:t>: Basisreservation konnte gebucht werden, aber (Ausgabe nachstehender Fehlermeldungen)</w:t>
            </w:r>
          </w:p>
          <w:p w:rsidR="00587226" w:rsidRDefault="00587226" w:rsidP="00587226">
            <w:pPr>
              <w:pStyle w:val="ListParagraph"/>
              <w:numPr>
                <w:ilvl w:val="1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es steht nicht alles Equipment zur Verfügung</w:t>
            </w:r>
          </w:p>
          <w:p w:rsidR="00587226" w:rsidRDefault="00587226" w:rsidP="00587226">
            <w:pPr>
              <w:pStyle w:val="ListParagraph"/>
              <w:numPr>
                <w:ilvl w:val="1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es stehen nicht alle Dienstleistungen zur Verfügung</w:t>
            </w:r>
          </w:p>
          <w:p w:rsidR="00587226" w:rsidRDefault="00587226" w:rsidP="00587226">
            <w:pPr>
              <w:pStyle w:val="ListParagraph"/>
              <w:numPr>
                <w:ilvl w:val="1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Reservation ist an einem Feiertag</w:t>
            </w:r>
          </w:p>
          <w:p w:rsidR="00587226" w:rsidRDefault="00587226" w:rsidP="00587226">
            <w:pPr>
              <w:pStyle w:val="ListParagraph"/>
              <w:numPr>
                <w:ilvl w:val="0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 w:rsidRPr="00587226">
              <w:rPr>
                <w:color w:val="FF0000"/>
                <w:lang w:val="de-DE"/>
              </w:rPr>
              <w:t>Rot</w:t>
            </w:r>
            <w:r>
              <w:rPr>
                <w:lang w:val="de-DE"/>
              </w:rPr>
              <w:t>: Basisreservation konnte</w:t>
            </w:r>
            <w:r w:rsidR="006674F5">
              <w:rPr>
                <w:lang w:val="de-DE"/>
              </w:rPr>
              <w:t xml:space="preserve"> nicht erstellt werden, weil (Fehlermeldungen)</w:t>
            </w:r>
          </w:p>
          <w:p w:rsidR="006674F5" w:rsidRDefault="006674F5" w:rsidP="006674F5">
            <w:pPr>
              <w:pStyle w:val="ListParagraph"/>
              <w:numPr>
                <w:ilvl w:val="1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Ressource besetzt</w:t>
            </w:r>
          </w:p>
          <w:p w:rsidR="006674F5" w:rsidRPr="006674F5" w:rsidRDefault="006674F5" w:rsidP="006674F5">
            <w:pPr>
              <w:pStyle w:val="ListParagraph"/>
              <w:numPr>
                <w:ilvl w:val="1"/>
                <w:numId w:val="35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Ressource gesperrt</w:t>
            </w:r>
          </w:p>
          <w:p w:rsidR="00587226" w:rsidRDefault="00587226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5529DD" w:rsidRDefault="005529DD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Die drei Zustände werden mit Icons visualisiert (aus Actionpanel verwenden)</w:t>
            </w:r>
          </w:p>
          <w:p w:rsidR="005529DD" w:rsidRDefault="005529DD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6674F5" w:rsidRDefault="006674F5" w:rsidP="00DC0ADE">
            <w:pPr>
              <w:tabs>
                <w:tab w:val="left" w:pos="5220"/>
              </w:tabs>
              <w:rPr>
                <w:lang w:val="de-DE"/>
              </w:rPr>
            </w:pPr>
            <w:del w:id="17" w:author="Tim Bänziger" w:date="2009-07-01T14:42:00Z">
              <w:r w:rsidDel="00D36675">
                <w:rPr>
                  <w:lang w:val="de-DE"/>
                </w:rPr>
                <w:delText xml:space="preserve">Bei </w:delText>
              </w:r>
              <w:r w:rsidRPr="00587226" w:rsidDel="00D36675">
                <w:rPr>
                  <w:color w:val="E36C0A" w:themeColor="accent6" w:themeShade="BF"/>
                  <w:lang w:val="de-DE"/>
                </w:rPr>
                <w:delText>Orange</w:delText>
              </w:r>
              <w:r w:rsidDel="00D36675">
                <w:rPr>
                  <w:color w:val="E36C0A" w:themeColor="accent6" w:themeShade="BF"/>
                  <w:lang w:val="de-DE"/>
                </w:rPr>
                <w:delText xml:space="preserve"> </w:delText>
              </w:r>
              <w:r w:rsidDel="00D36675">
                <w:rPr>
                  <w:lang w:val="de-DE"/>
                </w:rPr>
                <w:delText xml:space="preserve">und </w:delText>
              </w:r>
              <w:r w:rsidRPr="00587226" w:rsidDel="00D36675">
                <w:rPr>
                  <w:color w:val="FF0000"/>
                  <w:lang w:val="de-DE"/>
                </w:rPr>
                <w:delText>Rot</w:delText>
              </w:r>
              <w:r w:rsidDel="00D36675">
                <w:rPr>
                  <w:color w:val="FF0000"/>
                  <w:lang w:val="de-DE"/>
                </w:rPr>
                <w:delText xml:space="preserve"> </w:delText>
              </w:r>
              <w:r w:rsidDel="00D36675">
                <w:rPr>
                  <w:lang w:val="de-DE"/>
                </w:rPr>
                <w:delText>erscheint der</w:delText>
              </w:r>
            </w:del>
            <w:ins w:id="18" w:author="Tim Bänziger" w:date="2009-07-01T14:42:00Z">
              <w:r w:rsidR="00D36675">
                <w:rPr>
                  <w:lang w:val="de-DE"/>
                </w:rPr>
                <w:t>Der</w:t>
              </w:r>
            </w:ins>
            <w:r>
              <w:rPr>
                <w:lang w:val="de-DE"/>
              </w:rPr>
              <w:t xml:space="preserve"> Button „Alternative“ suchen</w:t>
            </w:r>
            <w:ins w:id="19" w:author="Tim Bänziger" w:date="2009-07-01T14:42:00Z">
              <w:r w:rsidR="00D36675">
                <w:rPr>
                  <w:lang w:val="de-DE"/>
                </w:rPr>
                <w:t>, steht bei allen Zuständen zur Verfügung.</w:t>
              </w:r>
            </w:ins>
            <w:del w:id="20" w:author="Tim Bänziger" w:date="2009-07-01T14:42:00Z">
              <w:r w:rsidDel="00D36675">
                <w:rPr>
                  <w:lang w:val="de-DE"/>
                </w:rPr>
                <w:delText>.</w:delText>
              </w:r>
            </w:del>
          </w:p>
          <w:p w:rsidR="006674F5" w:rsidRDefault="006674F5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587226" w:rsidRDefault="00587226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Nach Klick auf Erstellen, wird für jede mögliche Reservation (inkl. Abhängiger Ressourcen) eine Systemreservation erstellt – sofern der Status grün ist.</w:t>
            </w:r>
          </w:p>
          <w:p w:rsidR="00587226" w:rsidRDefault="00587226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587226" w:rsidRPr="009D34D0" w:rsidRDefault="006674F5" w:rsidP="00DC0ADE">
            <w:pPr>
              <w:tabs>
                <w:tab w:val="left" w:pos="5220"/>
              </w:tabs>
              <w:rPr>
                <w:b/>
                <w:lang w:val="de-DE"/>
              </w:rPr>
            </w:pPr>
            <w:r>
              <w:rPr>
                <w:lang w:val="de-DE"/>
              </w:rPr>
              <w:t xml:space="preserve">Liste unterliegt </w:t>
            </w:r>
            <w:r w:rsidRPr="009D34D0">
              <w:rPr>
                <w:b/>
                <w:lang w:val="de-DE"/>
              </w:rPr>
              <w:t xml:space="preserve">keinem </w:t>
            </w:r>
            <w:proofErr w:type="spellStart"/>
            <w:r w:rsidRPr="009D34D0">
              <w:rPr>
                <w:b/>
                <w:lang w:val="de-DE"/>
              </w:rPr>
              <w:t>Paging</w:t>
            </w:r>
            <w:proofErr w:type="spellEnd"/>
            <w:r w:rsidR="009D34D0">
              <w:rPr>
                <w:lang w:val="de-DE"/>
              </w:rPr>
              <w:t xml:space="preserve"> und ist </w:t>
            </w:r>
            <w:r w:rsidR="009D34D0" w:rsidRPr="009D34D0">
              <w:rPr>
                <w:b/>
                <w:lang w:val="de-DE"/>
              </w:rPr>
              <w:t>sortiert</w:t>
            </w:r>
            <w:r w:rsidR="009D34D0">
              <w:rPr>
                <w:lang w:val="de-DE"/>
              </w:rPr>
              <w:t xml:space="preserve"> nach „</w:t>
            </w:r>
            <w:r w:rsidR="009D34D0">
              <w:rPr>
                <w:b/>
                <w:lang w:val="de-DE"/>
              </w:rPr>
              <w:t>von“</w:t>
            </w:r>
          </w:p>
          <w:p w:rsidR="00E16F4C" w:rsidRDefault="00E16F4C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671918" w:rsidRPr="00671918" w:rsidRDefault="00671918" w:rsidP="00DC0ADE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671918">
              <w:rPr>
                <w:b/>
                <w:lang w:val="de-DE"/>
              </w:rPr>
              <w:t>Bezeichnung</w:t>
            </w:r>
          </w:p>
          <w:p w:rsidR="00671918" w:rsidRDefault="00671918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Im </w:t>
            </w:r>
            <w:del w:id="21" w:author="Tim Bänziger" w:date="2009-07-01T14:42:00Z">
              <w:r w:rsidDel="00D36675">
                <w:rPr>
                  <w:lang w:val="de-DE"/>
                </w:rPr>
                <w:delText xml:space="preserve">Editiermodus </w:delText>
              </w:r>
            </w:del>
            <w:proofErr w:type="spellStart"/>
            <w:ins w:id="22" w:author="Tim Bänziger" w:date="2009-07-01T14:42:00Z">
              <w:r w:rsidR="00D36675">
                <w:rPr>
                  <w:lang w:val="de-DE"/>
                </w:rPr>
                <w:t>Viewmodus</w:t>
              </w:r>
              <w:proofErr w:type="spellEnd"/>
              <w:r w:rsidR="00D36675">
                <w:rPr>
                  <w:lang w:val="de-DE"/>
                </w:rPr>
                <w:t xml:space="preserve"> (</w:t>
              </w:r>
              <w:proofErr w:type="spellStart"/>
              <w:r w:rsidR="00D36675">
                <w:rPr>
                  <w:lang w:val="de-DE"/>
                </w:rPr>
                <w:t>Summary</w:t>
              </w:r>
              <w:proofErr w:type="spellEnd"/>
              <w:r w:rsidR="00D36675">
                <w:rPr>
                  <w:lang w:val="de-DE"/>
                </w:rPr>
                <w:t>)</w:t>
              </w:r>
              <w:r w:rsidR="00D36675">
                <w:rPr>
                  <w:lang w:val="de-DE"/>
                </w:rPr>
                <w:t xml:space="preserve"> </w:t>
              </w:r>
            </w:ins>
            <w:r>
              <w:rPr>
                <w:lang w:val="de-DE"/>
              </w:rPr>
              <w:t>ist die Bezeichnung ein Link, welcher erlaubt direkt in die gewählte Reservation abzuspringen. Dabei werden auf der Hauptreservation keine Änderungen gespeichert. Der Benutzer wird gewarnt (Sicherheitsabfrage)</w:t>
            </w:r>
          </w:p>
          <w:p w:rsidR="00671918" w:rsidRPr="00671918" w:rsidRDefault="00671918" w:rsidP="00DC0ADE">
            <w:pPr>
              <w:tabs>
                <w:tab w:val="left" w:pos="5220"/>
              </w:tabs>
              <w:rPr>
                <w:b/>
                <w:lang w:val="de-DE"/>
              </w:rPr>
            </w:pPr>
          </w:p>
          <w:p w:rsidR="002F2F0B" w:rsidRPr="002F2F0B" w:rsidRDefault="002F2F0B" w:rsidP="00DC0ADE">
            <w:pPr>
              <w:tabs>
                <w:tab w:val="left" w:pos="5220"/>
              </w:tabs>
              <w:rPr>
                <w:b/>
                <w:lang w:val="de-DE"/>
              </w:rPr>
            </w:pPr>
            <w:r>
              <w:rPr>
                <w:b/>
                <w:lang w:val="de-DE"/>
              </w:rPr>
              <w:t>Serie Beschränkung</w:t>
            </w:r>
          </w:p>
          <w:p w:rsidR="002F2F0B" w:rsidRDefault="002F2F0B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Pro Benutzergruppe kann eine Beschränkung der Serie hinterlegt werden (</w:t>
            </w:r>
            <w:r w:rsidR="009D34D0">
              <w:rPr>
                <w:lang w:val="de-DE"/>
              </w:rPr>
              <w:t>wurde</w:t>
            </w:r>
            <w:r>
              <w:rPr>
                <w:lang w:val="de-DE"/>
              </w:rPr>
              <w:t xml:space="preserve"> in UC </w:t>
            </w:r>
            <w:r w:rsidR="00A61E76">
              <w:rPr>
                <w:lang w:val="de-DE"/>
              </w:rPr>
              <w:t>109.003</w:t>
            </w:r>
            <w:r>
              <w:rPr>
                <w:lang w:val="de-DE"/>
              </w:rPr>
              <w:t xml:space="preserve"> nachgeführt).</w:t>
            </w:r>
            <w:r w:rsidR="009D34D0">
              <w:rPr>
                <w:lang w:val="de-DE"/>
              </w:rPr>
              <w:t xml:space="preserve"> Es werden nicht mehr Reservationen angezeigt, als in der maximalen Beschränkung definiert (egal welchen Zustand die Reservation hat)</w:t>
            </w:r>
          </w:p>
          <w:p w:rsidR="002F2F0B" w:rsidRDefault="002F2F0B" w:rsidP="00DC0ADE">
            <w:pPr>
              <w:tabs>
                <w:tab w:val="left" w:pos="5220"/>
              </w:tabs>
              <w:rPr>
                <w:lang w:val="de-DE"/>
              </w:rPr>
            </w:pPr>
          </w:p>
          <w:p w:rsidR="00E16F4C" w:rsidRPr="00E16F4C" w:rsidRDefault="00E16F4C" w:rsidP="00DC0ADE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E16F4C">
              <w:rPr>
                <w:b/>
                <w:lang w:val="de-DE"/>
              </w:rPr>
              <w:t>Serie ergänzen</w:t>
            </w:r>
          </w:p>
          <w:p w:rsidR="00587226" w:rsidRPr="005C3503" w:rsidRDefault="00E16F4C" w:rsidP="00DC0ADE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Sichtbar, wenn Funktionsrecht „darf Serie ergänzen“ vorhanden ist.</w:t>
            </w:r>
          </w:p>
        </w:tc>
      </w:tr>
      <w:tr w:rsidR="00DC0ADE" w:rsidTr="00DC0ADE">
        <w:tc>
          <w:tcPr>
            <w:tcW w:w="9606" w:type="dxa"/>
            <w:gridSpan w:val="2"/>
          </w:tcPr>
          <w:p w:rsidR="00DC0ADE" w:rsidRDefault="00DC0ADE" w:rsidP="00DC0ADE">
            <w:pPr>
              <w:rPr>
                <w:lang w:val="de-DE"/>
              </w:rPr>
            </w:pPr>
          </w:p>
          <w:p w:rsidR="00DC0ADE" w:rsidRPr="00587226" w:rsidRDefault="00587226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Siehe Schritt 2</w:t>
            </w:r>
          </w:p>
          <w:p w:rsidR="00DC0ADE" w:rsidRDefault="00DC0ADE" w:rsidP="00DC0ADE">
            <w:pPr>
              <w:rPr>
                <w:lang w:val="de-DE"/>
              </w:rPr>
            </w:pPr>
          </w:p>
        </w:tc>
      </w:tr>
    </w:tbl>
    <w:p w:rsidR="00DC0ADE" w:rsidRDefault="00DC0ADE" w:rsidP="00DC0ADE">
      <w:pPr>
        <w:rPr>
          <w:lang w:val="de-DE"/>
        </w:rPr>
      </w:pPr>
    </w:p>
    <w:p w:rsidR="007F63A3" w:rsidRDefault="007F63A3">
      <w:pPr>
        <w:rPr>
          <w:lang w:val="de-DE"/>
        </w:rPr>
      </w:pPr>
    </w:p>
    <w:p w:rsidR="00DC0ADE" w:rsidRDefault="00DC0ADE" w:rsidP="00DC0ADE">
      <w:pPr>
        <w:rPr>
          <w:lang w:val="de-DE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4928"/>
        <w:gridCol w:w="4678"/>
      </w:tblGrid>
      <w:tr w:rsidR="00DC0ADE" w:rsidRPr="00D36675" w:rsidTr="00DC0ADE">
        <w:tc>
          <w:tcPr>
            <w:tcW w:w="9606" w:type="dxa"/>
            <w:gridSpan w:val="2"/>
          </w:tcPr>
          <w:p w:rsidR="00DC0ADE" w:rsidRDefault="00DC0ADE" w:rsidP="005862B3">
            <w:pPr>
              <w:pStyle w:val="Heading2"/>
              <w:rPr>
                <w:lang w:val="de-DE"/>
              </w:rPr>
            </w:pPr>
            <w:r w:rsidRPr="00264081">
              <w:rPr>
                <w:lang w:val="de-DE"/>
              </w:rPr>
              <w:t xml:space="preserve">Schritt </w:t>
            </w:r>
            <w:r>
              <w:rPr>
                <w:lang w:val="de-DE"/>
              </w:rPr>
              <w:t xml:space="preserve">4 - </w:t>
            </w:r>
            <w:r w:rsidR="007930BC" w:rsidRPr="007930BC">
              <w:rPr>
                <w:b w:val="0"/>
                <w:sz w:val="20"/>
                <w:lang w:val="de-CH"/>
              </w:rPr>
              <w:t>Benutzer kann Alternativen wählen</w:t>
            </w:r>
          </w:p>
        </w:tc>
      </w:tr>
      <w:tr w:rsidR="00DC0ADE" w:rsidRPr="00264081" w:rsidTr="00DC0ADE">
        <w:tc>
          <w:tcPr>
            <w:tcW w:w="492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Controls</w:t>
            </w:r>
          </w:p>
        </w:tc>
        <w:tc>
          <w:tcPr>
            <w:tcW w:w="4678" w:type="dxa"/>
          </w:tcPr>
          <w:p w:rsidR="00DC0ADE" w:rsidRPr="00264081" w:rsidRDefault="00DC0ADE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Regeln</w:t>
            </w:r>
          </w:p>
        </w:tc>
      </w:tr>
      <w:tr w:rsidR="00DC0ADE" w:rsidRPr="00D36675" w:rsidTr="00DC0ADE">
        <w:tc>
          <w:tcPr>
            <w:tcW w:w="4928" w:type="dxa"/>
          </w:tcPr>
          <w:p w:rsidR="00DC0ADE" w:rsidRDefault="00DC0ADE" w:rsidP="00DC0ADE">
            <w:pPr>
              <w:rPr>
                <w:b/>
                <w:lang w:val="de-DE"/>
              </w:rPr>
            </w:pPr>
          </w:p>
          <w:p w:rsidR="007F63A3" w:rsidRDefault="007F63A3" w:rsidP="00DC0ADE">
            <w:pPr>
              <w:rPr>
                <w:b/>
                <w:lang w:val="de-DE"/>
              </w:rPr>
            </w:pPr>
          </w:p>
          <w:p w:rsidR="007F63A3" w:rsidRDefault="007F63A3" w:rsidP="00DC0ADE">
            <w:pPr>
              <w:rPr>
                <w:b/>
                <w:lang w:val="de-DE"/>
              </w:rPr>
            </w:pPr>
            <w:r>
              <w:rPr>
                <w:b/>
                <w:lang w:val="de-DE"/>
              </w:rPr>
              <w:t>Felder</w:t>
            </w:r>
          </w:p>
          <w:p w:rsidR="007F63A3" w:rsidRDefault="007F63A3" w:rsidP="007F63A3">
            <w:pPr>
              <w:pStyle w:val="ListParagraph"/>
              <w:numPr>
                <w:ilvl w:val="0"/>
                <w:numId w:val="35"/>
              </w:numPr>
              <w:rPr>
                <w:lang w:val="de-DE"/>
              </w:rPr>
            </w:pPr>
            <w:r>
              <w:rPr>
                <w:lang w:val="de-DE"/>
              </w:rPr>
              <w:t>Option „Datum/Zeit“ mit Datum Zeit Picker (gemäss globaler Spezifikation)</w:t>
            </w:r>
          </w:p>
          <w:p w:rsidR="007F63A3" w:rsidRDefault="007F63A3" w:rsidP="007F63A3">
            <w:pPr>
              <w:pStyle w:val="ListParagraph"/>
              <w:numPr>
                <w:ilvl w:val="0"/>
                <w:numId w:val="35"/>
              </w:numPr>
              <w:rPr>
                <w:lang w:val="de-DE"/>
              </w:rPr>
            </w:pPr>
            <w:r>
              <w:rPr>
                <w:lang w:val="de-DE"/>
              </w:rPr>
              <w:t>Option „Standort/Ressource“ mit Standort Ressourcen Picker.</w:t>
            </w:r>
          </w:p>
          <w:p w:rsidR="00E16F4C" w:rsidRDefault="00E16F4C" w:rsidP="00E16F4C">
            <w:pPr>
              <w:rPr>
                <w:lang w:val="de-DE"/>
              </w:rPr>
            </w:pPr>
          </w:p>
          <w:p w:rsidR="00E16F4C" w:rsidRDefault="00E16F4C" w:rsidP="00E16F4C">
            <w:pPr>
              <w:pStyle w:val="ListParagraph"/>
              <w:numPr>
                <w:ilvl w:val="0"/>
                <w:numId w:val="35"/>
              </w:numPr>
              <w:rPr>
                <w:lang w:val="de-DE"/>
              </w:rPr>
            </w:pPr>
            <w:r>
              <w:rPr>
                <w:lang w:val="de-DE"/>
              </w:rPr>
              <w:t>Button „Prüfen“ (mit Icon)</w:t>
            </w:r>
          </w:p>
          <w:p w:rsidR="00E16F4C" w:rsidRPr="00E16F4C" w:rsidRDefault="00E16F4C" w:rsidP="00E16F4C">
            <w:pPr>
              <w:pStyle w:val="ListParagraph"/>
              <w:rPr>
                <w:lang w:val="de-DE"/>
              </w:rPr>
            </w:pPr>
          </w:p>
          <w:p w:rsidR="00E16F4C" w:rsidRDefault="00E16F4C" w:rsidP="00E16F4C">
            <w:pPr>
              <w:pStyle w:val="ListParagraph"/>
              <w:numPr>
                <w:ilvl w:val="0"/>
                <w:numId w:val="35"/>
              </w:numPr>
              <w:rPr>
                <w:lang w:val="de-DE"/>
              </w:rPr>
            </w:pPr>
            <w:r>
              <w:rPr>
                <w:lang w:val="de-DE"/>
              </w:rPr>
              <w:t xml:space="preserve">Button „Übernehmen“ </w:t>
            </w:r>
          </w:p>
          <w:p w:rsidR="00E16F4C" w:rsidRDefault="00E16F4C" w:rsidP="00E16F4C">
            <w:pPr>
              <w:pStyle w:val="ListParagraph"/>
              <w:numPr>
                <w:ilvl w:val="0"/>
                <w:numId w:val="35"/>
              </w:numPr>
              <w:rPr>
                <w:lang w:val="de-DE"/>
              </w:rPr>
            </w:pPr>
            <w:r>
              <w:rPr>
                <w:lang w:val="de-DE"/>
              </w:rPr>
              <w:t>Button „Abbrechen“</w:t>
            </w:r>
          </w:p>
          <w:p w:rsidR="00E16F4C" w:rsidRDefault="00E16F4C" w:rsidP="00E16F4C">
            <w:pPr>
              <w:rPr>
                <w:lang w:val="de-DE"/>
              </w:rPr>
            </w:pPr>
          </w:p>
          <w:p w:rsidR="00E16F4C" w:rsidRPr="00E16F4C" w:rsidRDefault="00E16F4C" w:rsidP="00E16F4C">
            <w:pPr>
              <w:rPr>
                <w:lang w:val="de-DE"/>
              </w:rPr>
            </w:pPr>
          </w:p>
        </w:tc>
        <w:tc>
          <w:tcPr>
            <w:tcW w:w="4678" w:type="dxa"/>
          </w:tcPr>
          <w:p w:rsidR="006F5E8D" w:rsidRDefault="006F5E8D" w:rsidP="00A21793">
            <w:pPr>
              <w:tabs>
                <w:tab w:val="left" w:pos="5220"/>
              </w:tabs>
              <w:rPr>
                <w:lang w:val="de-DE"/>
              </w:rPr>
            </w:pPr>
          </w:p>
          <w:p w:rsidR="006674F5" w:rsidRDefault="006674F5" w:rsidP="00A21793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„Alternativen suchen“ und „Serie ergänzen“</w:t>
            </w:r>
            <w:r w:rsidR="007F63A3">
              <w:rPr>
                <w:lang w:val="de-DE"/>
              </w:rPr>
              <w:t xml:space="preserve"> haben die gleiche Funktion</w:t>
            </w:r>
            <w:r>
              <w:rPr>
                <w:lang w:val="de-DE"/>
              </w:rPr>
              <w:t>:</w:t>
            </w:r>
          </w:p>
          <w:p w:rsidR="006674F5" w:rsidRDefault="006674F5" w:rsidP="006674F5">
            <w:pPr>
              <w:pStyle w:val="ListParagraph"/>
              <w:numPr>
                <w:ilvl w:val="0"/>
                <w:numId w:val="36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Modales Popup öffnet sich</w:t>
            </w:r>
          </w:p>
          <w:p w:rsidR="006674F5" w:rsidRDefault="006674F5" w:rsidP="006674F5">
            <w:pPr>
              <w:pStyle w:val="ListParagraph"/>
              <w:numPr>
                <w:ilvl w:val="0"/>
                <w:numId w:val="36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Benutzer kann </w:t>
            </w:r>
            <w:r w:rsidR="007F63A3">
              <w:rPr>
                <w:lang w:val="de-DE"/>
              </w:rPr>
              <w:t>wählen zwischen</w:t>
            </w:r>
          </w:p>
          <w:p w:rsidR="007F63A3" w:rsidRDefault="007F63A3" w:rsidP="007F63A3">
            <w:pPr>
              <w:pStyle w:val="ListParagraph"/>
              <w:numPr>
                <w:ilvl w:val="1"/>
                <w:numId w:val="36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Eine Reservation auf derselben Ressourcen, wie die Source-Ressource aber zu einem anderen Datum und Zeit zu erstellen</w:t>
            </w:r>
          </w:p>
          <w:p w:rsidR="007F63A3" w:rsidRDefault="007F63A3" w:rsidP="007F63A3">
            <w:pPr>
              <w:pStyle w:val="ListParagraph"/>
              <w:numPr>
                <w:ilvl w:val="1"/>
                <w:numId w:val="36"/>
              </w:num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Eine Reservation zur selben Datum/Zeit zu erstellen, aber an einem anderen Standort/Ressource</w:t>
            </w:r>
          </w:p>
          <w:p w:rsidR="007F63A3" w:rsidRPr="007F63A3" w:rsidRDefault="007F63A3" w:rsidP="007F63A3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 xml:space="preserve">(bei „Serie ergänzen“ </w:t>
            </w:r>
            <w:r w:rsidR="00E16F4C">
              <w:rPr>
                <w:lang w:val="de-DE"/>
              </w:rPr>
              <w:t>werden beide Optionen (</w:t>
            </w:r>
            <w:r>
              <w:rPr>
                <w:lang w:val="de-DE"/>
              </w:rPr>
              <w:t>a. und b.</w:t>
            </w:r>
            <w:r w:rsidR="00E16F4C">
              <w:rPr>
                <w:lang w:val="de-DE"/>
              </w:rPr>
              <w:t>)</w:t>
            </w:r>
            <w:r>
              <w:rPr>
                <w:lang w:val="de-DE"/>
              </w:rPr>
              <w:t xml:space="preserve"> </w:t>
            </w:r>
            <w:r w:rsidR="00E16F4C">
              <w:rPr>
                <w:lang w:val="de-DE"/>
              </w:rPr>
              <w:t>berücksichtigt</w:t>
            </w:r>
            <w:r>
              <w:rPr>
                <w:lang w:val="de-DE"/>
              </w:rPr>
              <w:t>)</w:t>
            </w:r>
          </w:p>
          <w:p w:rsidR="006674F5" w:rsidRDefault="006674F5" w:rsidP="00A21793">
            <w:pPr>
              <w:tabs>
                <w:tab w:val="left" w:pos="5220"/>
              </w:tabs>
              <w:rPr>
                <w:ins w:id="23" w:author="Tim Bänziger" w:date="2009-07-01T14:45:00Z"/>
                <w:lang w:val="de-DE"/>
              </w:rPr>
            </w:pPr>
          </w:p>
          <w:p w:rsidR="00D36675" w:rsidRDefault="00D36675" w:rsidP="00A21793">
            <w:pPr>
              <w:tabs>
                <w:tab w:val="left" w:pos="5220"/>
              </w:tabs>
              <w:rPr>
                <w:ins w:id="24" w:author="Tim Bänziger" w:date="2009-07-01T14:46:00Z"/>
                <w:i/>
                <w:lang w:val="de-DE"/>
              </w:rPr>
            </w:pPr>
            <w:ins w:id="25" w:author="Tim Bänziger" w:date="2009-07-01T14:45:00Z">
              <w:r>
                <w:rPr>
                  <w:i/>
                  <w:lang w:val="de-DE"/>
                </w:rPr>
                <w:t xml:space="preserve">Anmerkung: falls technisch einfach machbar kann auch die Kombination angeboten werden. </w:t>
              </w:r>
            </w:ins>
            <w:ins w:id="26" w:author="Tim Bänziger" w:date="2009-07-01T14:46:00Z">
              <w:r>
                <w:rPr>
                  <w:i/>
                  <w:lang w:val="de-DE"/>
                </w:rPr>
                <w:t>Reservation in Zeit und Ressource (a + b) verschieben.</w:t>
              </w:r>
            </w:ins>
          </w:p>
          <w:p w:rsidR="00D36675" w:rsidRDefault="00D36675" w:rsidP="00A21793">
            <w:pPr>
              <w:tabs>
                <w:tab w:val="left" w:pos="5220"/>
              </w:tabs>
              <w:rPr>
                <w:ins w:id="27" w:author="Tim Bänziger" w:date="2009-07-01T14:46:00Z"/>
                <w:i/>
                <w:lang w:val="de-DE"/>
              </w:rPr>
            </w:pPr>
          </w:p>
          <w:p w:rsidR="00D36675" w:rsidRPr="00D36675" w:rsidRDefault="00D36675" w:rsidP="00A21793">
            <w:pPr>
              <w:tabs>
                <w:tab w:val="left" w:pos="5220"/>
              </w:tabs>
              <w:rPr>
                <w:lang w:val="de-DE"/>
                <w:rPrChange w:id="28" w:author="Tim Bänziger" w:date="2009-07-01T14:46:00Z">
                  <w:rPr>
                    <w:lang w:val="de-DE"/>
                  </w:rPr>
                </w:rPrChange>
              </w:rPr>
            </w:pPr>
          </w:p>
          <w:p w:rsidR="007F63A3" w:rsidRPr="00E16F4C" w:rsidRDefault="00E16F4C" w:rsidP="00A21793">
            <w:pPr>
              <w:tabs>
                <w:tab w:val="left" w:pos="5220"/>
              </w:tabs>
              <w:rPr>
                <w:b/>
                <w:lang w:val="de-DE"/>
              </w:rPr>
            </w:pPr>
            <w:r>
              <w:rPr>
                <w:b/>
                <w:lang w:val="de-DE"/>
              </w:rPr>
              <w:t>Standort Ressourcen Picker</w:t>
            </w:r>
          </w:p>
          <w:p w:rsidR="007F63A3" w:rsidRDefault="00E16F4C" w:rsidP="00A21793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Zeigt nur verfügbare Ressourcen</w:t>
            </w:r>
          </w:p>
          <w:p w:rsidR="00E16F4C" w:rsidRDefault="00E16F4C" w:rsidP="00A21793">
            <w:pPr>
              <w:tabs>
                <w:tab w:val="left" w:pos="5220"/>
              </w:tabs>
              <w:rPr>
                <w:lang w:val="de-DE"/>
              </w:rPr>
            </w:pPr>
          </w:p>
          <w:p w:rsidR="00E16F4C" w:rsidRDefault="00E16F4C" w:rsidP="00A21793">
            <w:pPr>
              <w:tabs>
                <w:tab w:val="left" w:pos="5220"/>
              </w:tabs>
              <w:rPr>
                <w:b/>
                <w:lang w:val="de-DE"/>
              </w:rPr>
            </w:pPr>
            <w:r w:rsidRPr="00E16F4C">
              <w:rPr>
                <w:b/>
                <w:lang w:val="de-DE"/>
              </w:rPr>
              <w:t>Button prüfen</w:t>
            </w:r>
          </w:p>
          <w:p w:rsidR="00E16F4C" w:rsidRDefault="00E16F4C" w:rsidP="00E16F4C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Prüft ob die Ressource verfügbar ist. Der Zustand wird dem Benutzer gemäss den drei Icons (grün, orange, rot) und deren Regeln (gem. Schritt 2) visualisiert.</w:t>
            </w:r>
          </w:p>
          <w:p w:rsidR="00E16F4C" w:rsidRDefault="00E16F4C" w:rsidP="00E16F4C">
            <w:pPr>
              <w:tabs>
                <w:tab w:val="left" w:pos="5220"/>
              </w:tabs>
              <w:rPr>
                <w:lang w:val="de-DE"/>
              </w:rPr>
            </w:pPr>
          </w:p>
          <w:p w:rsidR="00E16F4C" w:rsidRDefault="00E16F4C" w:rsidP="00E16F4C">
            <w:pPr>
              <w:rPr>
                <w:b/>
                <w:lang w:val="de-DE"/>
              </w:rPr>
            </w:pPr>
            <w:r w:rsidRPr="00E16F4C">
              <w:rPr>
                <w:b/>
                <w:lang w:val="de-DE"/>
              </w:rPr>
              <w:t xml:space="preserve">Button „Übernehmen“ </w:t>
            </w:r>
          </w:p>
          <w:p w:rsidR="00E16F4C" w:rsidRPr="009D34D0" w:rsidRDefault="009D34D0" w:rsidP="00E16F4C">
            <w:pPr>
              <w:rPr>
                <w:lang w:val="de-DE"/>
              </w:rPr>
            </w:pPr>
            <w:r>
              <w:rPr>
                <w:lang w:val="de-DE"/>
              </w:rPr>
              <w:t>Fügt gewählte Reservation zu Liste hinzu und erstellt eine Systemreservation (</w:t>
            </w:r>
            <w:proofErr w:type="spellStart"/>
            <w:r>
              <w:rPr>
                <w:lang w:val="de-DE"/>
              </w:rPr>
              <w:t>Locking</w:t>
            </w:r>
            <w:proofErr w:type="spellEnd"/>
            <w:r>
              <w:rPr>
                <w:lang w:val="de-DE"/>
              </w:rPr>
              <w:t>)</w:t>
            </w:r>
          </w:p>
          <w:p w:rsidR="00E16F4C" w:rsidRPr="00E16F4C" w:rsidRDefault="00E16F4C" w:rsidP="00E16F4C">
            <w:pPr>
              <w:rPr>
                <w:b/>
                <w:lang w:val="de-DE"/>
              </w:rPr>
            </w:pPr>
          </w:p>
          <w:p w:rsidR="00E16F4C" w:rsidRPr="00E16F4C" w:rsidRDefault="00E16F4C" w:rsidP="00E16F4C">
            <w:pPr>
              <w:rPr>
                <w:b/>
                <w:lang w:val="de-DE"/>
              </w:rPr>
            </w:pPr>
            <w:r w:rsidRPr="00E16F4C">
              <w:rPr>
                <w:b/>
                <w:lang w:val="de-DE"/>
              </w:rPr>
              <w:t>Button „Abbrechen“</w:t>
            </w:r>
          </w:p>
          <w:p w:rsidR="00E16F4C" w:rsidRPr="00E16F4C" w:rsidRDefault="009D34D0" w:rsidP="00E16F4C">
            <w:pPr>
              <w:tabs>
                <w:tab w:val="left" w:pos="5220"/>
              </w:tabs>
              <w:rPr>
                <w:lang w:val="de-DE"/>
              </w:rPr>
            </w:pPr>
            <w:r>
              <w:rPr>
                <w:lang w:val="de-DE"/>
              </w:rPr>
              <w:t>Schliesst Popup und wechselt auf Liste (ohne System Reservation)</w:t>
            </w:r>
          </w:p>
        </w:tc>
      </w:tr>
      <w:tr w:rsidR="00DC0ADE" w:rsidRPr="00A21793" w:rsidTr="00DC0ADE">
        <w:tc>
          <w:tcPr>
            <w:tcW w:w="9606" w:type="dxa"/>
            <w:gridSpan w:val="2"/>
          </w:tcPr>
          <w:p w:rsidR="00DC0ADE" w:rsidRPr="00A21793" w:rsidRDefault="007F63A3" w:rsidP="007F63A3">
            <w:pPr>
              <w:rPr>
                <w:lang w:val="de-DE"/>
              </w:rPr>
            </w:pPr>
            <w:r>
              <w:rPr>
                <w:noProof/>
                <w:lang w:val="de-CH" w:eastAsia="de-CH"/>
              </w:rPr>
              <w:drawing>
                <wp:inline distT="0" distB="0" distL="0" distR="0">
                  <wp:extent cx="5955404" cy="4792230"/>
                  <wp:effectExtent l="19050" t="0" r="7246" b="0"/>
                  <wp:docPr id="8" name="Picture 7" descr="Seri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rie2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966" cy="479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ADE" w:rsidRDefault="00DC0ADE" w:rsidP="00DC0ADE">
      <w:pPr>
        <w:rPr>
          <w:lang w:val="de-DE"/>
        </w:rPr>
      </w:pPr>
    </w:p>
    <w:p w:rsidR="001F4734" w:rsidRDefault="001F4734" w:rsidP="00DC0ADE">
      <w:pPr>
        <w:pStyle w:val="Heading1"/>
        <w:rPr>
          <w:lang w:val="de-CH"/>
        </w:rPr>
      </w:pPr>
    </w:p>
    <w:p w:rsidR="001F4734" w:rsidRDefault="001F4734" w:rsidP="001F4734">
      <w:pPr>
        <w:rPr>
          <w:sz w:val="28"/>
          <w:u w:val="single"/>
          <w:lang w:val="de-CH"/>
        </w:rPr>
      </w:pPr>
      <w:r>
        <w:rPr>
          <w:lang w:val="de-CH"/>
        </w:rPr>
        <w:br w:type="page"/>
      </w:r>
    </w:p>
    <w:p w:rsidR="00DC0ADE" w:rsidRDefault="00DC0ADE" w:rsidP="00DC0ADE">
      <w:pPr>
        <w:pStyle w:val="Heading1"/>
        <w:rPr>
          <w:lang w:val="de-CH"/>
        </w:rPr>
      </w:pPr>
    </w:p>
    <w:p w:rsidR="00BA575F" w:rsidRDefault="00BA575F" w:rsidP="00BA575F">
      <w:pPr>
        <w:pStyle w:val="Heading1"/>
        <w:rPr>
          <w:lang w:val="de-CH"/>
        </w:rPr>
      </w:pPr>
      <w:r>
        <w:rPr>
          <w:lang w:val="de-CH"/>
        </w:rPr>
        <w:t>Anhang:</w:t>
      </w:r>
    </w:p>
    <w:p w:rsidR="00BA575F" w:rsidRDefault="00BA575F" w:rsidP="00DC0ADE">
      <w:pPr>
        <w:tabs>
          <w:tab w:val="left" w:pos="567"/>
        </w:tabs>
        <w:jc w:val="both"/>
        <w:rPr>
          <w:lang w:val="de-CH"/>
        </w:rPr>
      </w:pPr>
    </w:p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p w:rsidR="00DC0ADE" w:rsidRPr="00E1107A" w:rsidRDefault="00DC0ADE" w:rsidP="00DC0ADE">
      <w:pPr>
        <w:tabs>
          <w:tab w:val="left" w:pos="567"/>
        </w:tabs>
        <w:jc w:val="both"/>
        <w:rPr>
          <w:b/>
          <w:lang w:val="de-CH"/>
        </w:rPr>
      </w:pPr>
      <w:r w:rsidRPr="00E1107A">
        <w:rPr>
          <w:b/>
          <w:lang w:val="de-CH"/>
        </w:rPr>
        <w:t>Änderungsverlauf</w:t>
      </w:r>
    </w:p>
    <w:p w:rsidR="00DC0ADE" w:rsidRPr="000B2AF1" w:rsidRDefault="00DC0ADE" w:rsidP="00DC0ADE">
      <w:pPr>
        <w:rPr>
          <w:b/>
        </w:rPr>
      </w:pPr>
    </w:p>
    <w:tbl>
      <w:tblPr>
        <w:tblW w:w="9356" w:type="dxa"/>
        <w:tblInd w:w="108" w:type="dxa"/>
        <w:tblLayout w:type="fixed"/>
        <w:tblLook w:val="01E0"/>
      </w:tblPr>
      <w:tblGrid>
        <w:gridCol w:w="898"/>
        <w:gridCol w:w="1620"/>
        <w:gridCol w:w="2018"/>
        <w:gridCol w:w="4820"/>
      </w:tblGrid>
      <w:tr w:rsidR="00DC0ADE" w:rsidRPr="000B2AF1" w:rsidTr="00DC0ADE">
        <w:tc>
          <w:tcPr>
            <w:tcW w:w="89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</w:rPr>
            </w:pPr>
            <w:r w:rsidRPr="000B2AF1">
              <w:rPr>
                <w:rFonts w:cs="Arial"/>
              </w:rPr>
              <w:t>Version</w:t>
            </w:r>
          </w:p>
        </w:tc>
        <w:tc>
          <w:tcPr>
            <w:tcW w:w="16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Datum</w:t>
            </w:r>
          </w:p>
        </w:tc>
        <w:tc>
          <w:tcPr>
            <w:tcW w:w="2018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Ausführende Stelle</w:t>
            </w:r>
          </w:p>
        </w:tc>
        <w:tc>
          <w:tcPr>
            <w:tcW w:w="4820" w:type="dxa"/>
          </w:tcPr>
          <w:p w:rsidR="00DC0ADE" w:rsidRPr="000B2AF1" w:rsidRDefault="00DC0ADE" w:rsidP="00DC0ADE">
            <w:pPr>
              <w:pStyle w:val="Titelklein"/>
              <w:rPr>
                <w:rFonts w:cs="Arial"/>
                <w:lang w:eastAsia="en-US"/>
              </w:rPr>
            </w:pPr>
            <w:r w:rsidRPr="000B2AF1">
              <w:rPr>
                <w:rFonts w:cs="Arial"/>
                <w:lang w:eastAsia="en-US"/>
              </w:rPr>
              <w:t>Bemerkungen</w:t>
            </w:r>
          </w:p>
        </w:tc>
      </w:tr>
      <w:tr w:rsidR="00DC0ADE" w:rsidRPr="00452D93" w:rsidTr="00DC0ADE">
        <w:tc>
          <w:tcPr>
            <w:tcW w:w="898" w:type="dxa"/>
          </w:tcPr>
          <w:p w:rsidR="00DC0ADE" w:rsidRPr="00452D93" w:rsidRDefault="00DC0ADE" w:rsidP="00DC0ADE">
            <w:pPr>
              <w:rPr>
                <w:sz w:val="18"/>
              </w:rPr>
            </w:pPr>
            <w:r w:rsidRPr="00452D93">
              <w:rPr>
                <w:sz w:val="18"/>
              </w:rPr>
              <w:t>1.0</w:t>
            </w:r>
          </w:p>
        </w:tc>
        <w:tc>
          <w:tcPr>
            <w:tcW w:w="1620" w:type="dxa"/>
          </w:tcPr>
          <w:p w:rsidR="00DC0ADE" w:rsidRPr="00452D93" w:rsidRDefault="00452D93" w:rsidP="00452D93">
            <w:pPr>
              <w:rPr>
                <w:sz w:val="18"/>
              </w:rPr>
            </w:pPr>
            <w:r>
              <w:rPr>
                <w:sz w:val="18"/>
              </w:rPr>
              <w:t>24</w:t>
            </w:r>
            <w:r w:rsidR="00DF788D" w:rsidRPr="00452D93">
              <w:rPr>
                <w:sz w:val="18"/>
              </w:rPr>
              <w:t>.</w:t>
            </w:r>
            <w:r>
              <w:rPr>
                <w:sz w:val="18"/>
              </w:rPr>
              <w:t>02</w:t>
            </w:r>
            <w:r w:rsidR="00DC0ADE" w:rsidRPr="00452D93">
              <w:rPr>
                <w:sz w:val="18"/>
              </w:rPr>
              <w:t>.2009</w:t>
            </w:r>
          </w:p>
        </w:tc>
        <w:tc>
          <w:tcPr>
            <w:tcW w:w="2018" w:type="dxa"/>
          </w:tcPr>
          <w:p w:rsidR="00DC0ADE" w:rsidRPr="00452D93" w:rsidRDefault="00DC0ADE" w:rsidP="00DC0ADE">
            <w:pPr>
              <w:rPr>
                <w:sz w:val="18"/>
              </w:rPr>
            </w:pPr>
            <w:r w:rsidRPr="00452D93">
              <w:rPr>
                <w:sz w:val="18"/>
              </w:rPr>
              <w:t>Tim Bänziger</w:t>
            </w:r>
          </w:p>
        </w:tc>
        <w:tc>
          <w:tcPr>
            <w:tcW w:w="4820" w:type="dxa"/>
          </w:tcPr>
          <w:p w:rsidR="00DC0ADE" w:rsidRPr="00452D93" w:rsidRDefault="00452D93" w:rsidP="00DC0ADE">
            <w:pPr>
              <w:rPr>
                <w:sz w:val="18"/>
              </w:rPr>
            </w:pPr>
            <w:r>
              <w:rPr>
                <w:sz w:val="18"/>
              </w:rPr>
              <w:t xml:space="preserve">UC </w:t>
            </w:r>
            <w:proofErr w:type="spellStart"/>
            <w:r>
              <w:rPr>
                <w:sz w:val="18"/>
              </w:rPr>
              <w:t>erstellt</w:t>
            </w:r>
            <w:proofErr w:type="spellEnd"/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946131" w:rsidP="00DC0ADE">
            <w:pPr>
              <w:rPr>
                <w:sz w:val="18"/>
              </w:rPr>
            </w:pPr>
            <w:ins w:id="29" w:author="Tim Bänziger" w:date="2009-07-01T14:47:00Z">
              <w:r>
                <w:rPr>
                  <w:sz w:val="18"/>
                </w:rPr>
                <w:t>1.1</w:t>
              </w:r>
            </w:ins>
          </w:p>
        </w:tc>
        <w:tc>
          <w:tcPr>
            <w:tcW w:w="1620" w:type="dxa"/>
          </w:tcPr>
          <w:p w:rsidR="00DC0ADE" w:rsidRPr="0005559C" w:rsidRDefault="00946131" w:rsidP="00DC0ADE">
            <w:pPr>
              <w:rPr>
                <w:sz w:val="18"/>
              </w:rPr>
            </w:pPr>
            <w:ins w:id="30" w:author="Tim Bänziger" w:date="2009-07-01T14:47:00Z">
              <w:r>
                <w:rPr>
                  <w:sz w:val="18"/>
                </w:rPr>
                <w:t>01.07.2009</w:t>
              </w:r>
            </w:ins>
          </w:p>
        </w:tc>
        <w:tc>
          <w:tcPr>
            <w:tcW w:w="2018" w:type="dxa"/>
          </w:tcPr>
          <w:p w:rsidR="00DC0ADE" w:rsidRPr="0005559C" w:rsidRDefault="00946131" w:rsidP="00DC0ADE">
            <w:pPr>
              <w:rPr>
                <w:sz w:val="18"/>
              </w:rPr>
            </w:pPr>
            <w:ins w:id="31" w:author="Tim Bänziger" w:date="2009-07-01T14:47:00Z">
              <w:r>
                <w:rPr>
                  <w:sz w:val="18"/>
                </w:rPr>
                <w:t>Tim Bänziger</w:t>
              </w:r>
            </w:ins>
          </w:p>
        </w:tc>
        <w:tc>
          <w:tcPr>
            <w:tcW w:w="4820" w:type="dxa"/>
          </w:tcPr>
          <w:p w:rsidR="00DC0ADE" w:rsidRPr="0005559C" w:rsidRDefault="00946131" w:rsidP="00DC0ADE">
            <w:pPr>
              <w:rPr>
                <w:sz w:val="18"/>
              </w:rPr>
            </w:pPr>
            <w:proofErr w:type="spellStart"/>
            <w:ins w:id="32" w:author="Tim Bänziger" w:date="2009-07-01T14:47:00Z">
              <w:r>
                <w:rPr>
                  <w:sz w:val="18"/>
                </w:rPr>
                <w:t>Anpassungen</w:t>
              </w:r>
              <w:proofErr w:type="spellEnd"/>
              <w:r>
                <w:rPr>
                  <w:sz w:val="18"/>
                </w:rPr>
                <w:t xml:space="preserve"> </w:t>
              </w:r>
              <w:proofErr w:type="spellStart"/>
              <w:r>
                <w:rPr>
                  <w:sz w:val="18"/>
                </w:rPr>
                <w:t>nach</w:t>
              </w:r>
              <w:proofErr w:type="spellEnd"/>
              <w:r>
                <w:rPr>
                  <w:sz w:val="18"/>
                </w:rPr>
                <w:t xml:space="preserve"> Interview</w:t>
              </w:r>
            </w:ins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  <w:tr w:rsidR="00DC0ADE" w:rsidRPr="0005559C" w:rsidTr="00DC0ADE">
        <w:tc>
          <w:tcPr>
            <w:tcW w:w="89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16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2018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  <w:tc>
          <w:tcPr>
            <w:tcW w:w="4820" w:type="dxa"/>
          </w:tcPr>
          <w:p w:rsidR="00DC0ADE" w:rsidRPr="0005559C" w:rsidRDefault="00DC0ADE" w:rsidP="00DC0ADE">
            <w:pPr>
              <w:rPr>
                <w:sz w:val="18"/>
              </w:rPr>
            </w:pPr>
          </w:p>
        </w:tc>
      </w:tr>
    </w:tbl>
    <w:p w:rsidR="00DC0ADE" w:rsidRPr="000B2AF1" w:rsidRDefault="00DC0ADE" w:rsidP="00DC0ADE"/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p w:rsidR="00DC0ADE" w:rsidRDefault="00DC0ADE" w:rsidP="00DC0ADE">
      <w:pPr>
        <w:tabs>
          <w:tab w:val="left" w:pos="567"/>
        </w:tabs>
        <w:jc w:val="both"/>
        <w:rPr>
          <w:lang w:val="de-CH"/>
        </w:rPr>
      </w:pPr>
    </w:p>
    <w:sectPr w:rsidR="00DC0ADE" w:rsidSect="00DF3EC8">
      <w:headerReference w:type="default" r:id="rId15"/>
      <w:footerReference w:type="default" r:id="rId16"/>
      <w:pgSz w:w="11906" w:h="16838"/>
      <w:pgMar w:top="2410" w:right="991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6D42" w:rsidRDefault="00766D42">
      <w:r>
        <w:separator/>
      </w:r>
    </w:p>
  </w:endnote>
  <w:endnote w:type="continuationSeparator" w:id="0">
    <w:p w:rsidR="00766D42" w:rsidRDefault="00766D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30BC" w:rsidRDefault="007930BC">
    <w:pPr>
      <w:pStyle w:val="Footer"/>
      <w:rPr>
        <w:sz w:val="12"/>
        <w:lang w:val="de-CH"/>
      </w:rPr>
    </w:pPr>
    <w:r>
      <w:rPr>
        <w:sz w:val="12"/>
        <w:lang w:val="de-CH"/>
      </w:rPr>
      <w:t xml:space="preserve">Erstellt von: </w:t>
    </w:r>
    <w:r w:rsidR="005935DD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AUTHOR </w:instrText>
    </w:r>
    <w:r w:rsidR="005935DD">
      <w:rPr>
        <w:sz w:val="12"/>
        <w:lang w:val="en-US"/>
      </w:rPr>
      <w:fldChar w:fldCharType="separate"/>
    </w:r>
    <w:r>
      <w:rPr>
        <w:noProof/>
        <w:sz w:val="12"/>
        <w:lang w:val="de-CH"/>
      </w:rPr>
      <w:t>Tim Bänziger</w:t>
    </w:r>
    <w:r w:rsidR="005935DD">
      <w:rPr>
        <w:sz w:val="12"/>
        <w:lang w:val="en-US"/>
      </w:rPr>
      <w:fldChar w:fldCharType="end"/>
    </w:r>
    <w:r>
      <w:rPr>
        <w:sz w:val="12"/>
        <w:lang w:val="de-CH"/>
      </w:rPr>
      <w:tab/>
      <w:t xml:space="preserve">Page </w:t>
    </w:r>
    <w:r w:rsidR="005935DD">
      <w:rPr>
        <w:sz w:val="12"/>
        <w:lang w:val="en-US"/>
      </w:rPr>
      <w:fldChar w:fldCharType="begin"/>
    </w:r>
    <w:r>
      <w:rPr>
        <w:sz w:val="12"/>
        <w:lang w:val="de-CH"/>
      </w:rPr>
      <w:instrText xml:space="preserve"> PAGE </w:instrText>
    </w:r>
    <w:r w:rsidR="005935DD">
      <w:rPr>
        <w:sz w:val="12"/>
        <w:lang w:val="en-US"/>
      </w:rPr>
      <w:fldChar w:fldCharType="separate"/>
    </w:r>
    <w:r w:rsidR="00946131">
      <w:rPr>
        <w:noProof/>
        <w:sz w:val="12"/>
        <w:lang w:val="de-CH"/>
      </w:rPr>
      <w:t>7</w:t>
    </w:r>
    <w:r w:rsidR="005935DD">
      <w:rPr>
        <w:sz w:val="12"/>
        <w:lang w:val="en-US"/>
      </w:rPr>
      <w:fldChar w:fldCharType="end"/>
    </w:r>
    <w:r>
      <w:rPr>
        <w:sz w:val="12"/>
        <w:lang w:val="de-CH"/>
      </w:rPr>
      <w:tab/>
    </w:r>
    <w:r w:rsidR="005935DD">
      <w:rPr>
        <w:sz w:val="12"/>
        <w:lang w:val="en-US"/>
      </w:rPr>
      <w:fldChar w:fldCharType="begin"/>
    </w:r>
    <w:r>
      <w:rPr>
        <w:sz w:val="12"/>
        <w:lang w:val="en-US"/>
      </w:rPr>
      <w:instrText xml:space="preserve"> DATE </w:instrText>
    </w:r>
    <w:r w:rsidR="005935DD">
      <w:rPr>
        <w:sz w:val="12"/>
        <w:lang w:val="en-US"/>
      </w:rPr>
      <w:fldChar w:fldCharType="separate"/>
    </w:r>
    <w:r w:rsidR="00D36675">
      <w:rPr>
        <w:noProof/>
        <w:sz w:val="12"/>
        <w:lang w:val="en-US"/>
      </w:rPr>
      <w:t>7/1/2009</w:t>
    </w:r>
    <w:r w:rsidR="005935DD">
      <w:rPr>
        <w:sz w:val="12"/>
        <w:lang w:val="en-US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6D42" w:rsidRDefault="00766D42">
      <w:r>
        <w:separator/>
      </w:r>
    </w:p>
  </w:footnote>
  <w:footnote w:type="continuationSeparator" w:id="0">
    <w:p w:rsidR="00766D42" w:rsidRDefault="00766D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30BC" w:rsidRPr="00D65A66" w:rsidRDefault="007930BC">
    <w:pPr>
      <w:pStyle w:val="Header"/>
      <w:rPr>
        <w:sz w:val="72"/>
      </w:rPr>
    </w:pPr>
    <w:r>
      <w:rPr>
        <w:noProof/>
        <w:lang w:val="de-CH" w:eastAsia="de-CH"/>
      </w:rPr>
      <w:drawing>
        <wp:inline distT="0" distB="0" distL="0" distR="0">
          <wp:extent cx="813435" cy="896620"/>
          <wp:effectExtent l="19050" t="0" r="5715" b="0"/>
          <wp:docPr id="1" name="Picture 1" descr="Logo_RoomsPro_1_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RoomsPro_1_low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3435" cy="896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sz w:val="72"/>
      </w:rPr>
      <w:t xml:space="preserve">  Use Cases Release 4.0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3282"/>
    <w:multiLevelType w:val="hybridMultilevel"/>
    <w:tmpl w:val="A24CD734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86DE5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FB49CF"/>
    <w:multiLevelType w:val="hybridMultilevel"/>
    <w:tmpl w:val="7B0841E4"/>
    <w:lvl w:ilvl="0" w:tplc="0807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>
    <w:nsid w:val="0BD8189B"/>
    <w:multiLevelType w:val="hybridMultilevel"/>
    <w:tmpl w:val="303CEB1A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9942B6"/>
    <w:multiLevelType w:val="hybridMultilevel"/>
    <w:tmpl w:val="0B8AEED0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1E6396"/>
    <w:multiLevelType w:val="hybridMultilevel"/>
    <w:tmpl w:val="8C947D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C056AC"/>
    <w:multiLevelType w:val="multilevel"/>
    <w:tmpl w:val="7F4AC20C"/>
    <w:lvl w:ilvl="0">
      <w:start w:val="1"/>
      <w:numFmt w:val="decimal"/>
      <w:lvlText w:val="%1"/>
      <w:lvlJc w:val="left"/>
      <w:pPr>
        <w:tabs>
          <w:tab w:val="num" w:pos="-1836"/>
        </w:tabs>
        <w:ind w:left="-183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692"/>
        </w:tabs>
        <w:ind w:left="-169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226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04"/>
        </w:tabs>
        <w:ind w:left="-140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-1260"/>
        </w:tabs>
        <w:ind w:left="-1260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-1116"/>
        </w:tabs>
        <w:ind w:left="-111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-972"/>
        </w:tabs>
        <w:ind w:left="-97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-828"/>
        </w:tabs>
        <w:ind w:left="-828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-684"/>
        </w:tabs>
        <w:ind w:left="-684" w:hanging="1584"/>
      </w:pPr>
      <w:rPr>
        <w:rFonts w:hint="default"/>
      </w:rPr>
    </w:lvl>
  </w:abstractNum>
  <w:abstractNum w:abstractNumId="7">
    <w:nsid w:val="28FB61F0"/>
    <w:multiLevelType w:val="hybridMultilevel"/>
    <w:tmpl w:val="221CDC00"/>
    <w:lvl w:ilvl="0" w:tplc="CE3424D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8E7990"/>
    <w:multiLevelType w:val="hybridMultilevel"/>
    <w:tmpl w:val="CFC41EE8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8265F"/>
    <w:multiLevelType w:val="hybridMultilevel"/>
    <w:tmpl w:val="80E440BA"/>
    <w:lvl w:ilvl="0" w:tplc="5EBA5880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3A52C0"/>
    <w:multiLevelType w:val="hybridMultilevel"/>
    <w:tmpl w:val="3A204168"/>
    <w:lvl w:ilvl="0" w:tplc="58F64E16">
      <w:start w:val="26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B1D1495"/>
    <w:multiLevelType w:val="hybridMultilevel"/>
    <w:tmpl w:val="8C9811FC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78214C"/>
    <w:multiLevelType w:val="hybridMultilevel"/>
    <w:tmpl w:val="871251B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5676A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423EB4"/>
    <w:multiLevelType w:val="hybridMultilevel"/>
    <w:tmpl w:val="8626EB90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60D2FE5"/>
    <w:multiLevelType w:val="hybridMultilevel"/>
    <w:tmpl w:val="8B420210"/>
    <w:lvl w:ilvl="0" w:tplc="846478BE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E1E1BA3"/>
    <w:multiLevelType w:val="hybridMultilevel"/>
    <w:tmpl w:val="D6865C7E"/>
    <w:lvl w:ilvl="0" w:tplc="369A3878">
      <w:start w:val="10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7216C1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CF0766"/>
    <w:multiLevelType w:val="hybridMultilevel"/>
    <w:tmpl w:val="8B105C3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07405A"/>
    <w:multiLevelType w:val="hybridMultilevel"/>
    <w:tmpl w:val="FDAA1F7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412061E"/>
    <w:multiLevelType w:val="hybridMultilevel"/>
    <w:tmpl w:val="B1581E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7079BD"/>
    <w:multiLevelType w:val="hybridMultilevel"/>
    <w:tmpl w:val="63344208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6175FA"/>
    <w:multiLevelType w:val="hybridMultilevel"/>
    <w:tmpl w:val="B5FE3E8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95306F"/>
    <w:multiLevelType w:val="hybridMultilevel"/>
    <w:tmpl w:val="7B500E5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6E3DEF"/>
    <w:multiLevelType w:val="hybridMultilevel"/>
    <w:tmpl w:val="86ECAE82"/>
    <w:lvl w:ilvl="0" w:tplc="A3546A04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D8C07AB"/>
    <w:multiLevelType w:val="hybridMultilevel"/>
    <w:tmpl w:val="9E629C02"/>
    <w:lvl w:ilvl="0" w:tplc="0B58A56A">
      <w:start w:val="2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8A0618"/>
    <w:multiLevelType w:val="hybridMultilevel"/>
    <w:tmpl w:val="F006DAB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662D1E99"/>
    <w:multiLevelType w:val="hybridMultilevel"/>
    <w:tmpl w:val="136217E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1E646C2"/>
    <w:multiLevelType w:val="hybridMultilevel"/>
    <w:tmpl w:val="74CAF1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4E5B8E"/>
    <w:multiLevelType w:val="hybridMultilevel"/>
    <w:tmpl w:val="C96A9296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706EFB"/>
    <w:multiLevelType w:val="hybridMultilevel"/>
    <w:tmpl w:val="7D22E3A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9076D2"/>
    <w:multiLevelType w:val="hybridMultilevel"/>
    <w:tmpl w:val="4910402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6B3216"/>
    <w:multiLevelType w:val="hybridMultilevel"/>
    <w:tmpl w:val="9514932A"/>
    <w:lvl w:ilvl="0" w:tplc="638E962E">
      <w:start w:val="1"/>
      <w:numFmt w:val="decimal"/>
      <w:lvlText w:val="Schritt 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93778A"/>
    <w:multiLevelType w:val="hybridMultilevel"/>
    <w:tmpl w:val="6D223C52"/>
    <w:lvl w:ilvl="0" w:tplc="9E362E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7ADE57CF"/>
    <w:multiLevelType w:val="hybridMultilevel"/>
    <w:tmpl w:val="B21E98B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593F3B"/>
    <w:multiLevelType w:val="hybridMultilevel"/>
    <w:tmpl w:val="39C6CD18"/>
    <w:lvl w:ilvl="0" w:tplc="535C6DCE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6"/>
  </w:num>
  <w:num w:numId="3">
    <w:abstractNumId w:val="6"/>
  </w:num>
  <w:num w:numId="4">
    <w:abstractNumId w:val="19"/>
  </w:num>
  <w:num w:numId="5">
    <w:abstractNumId w:val="12"/>
  </w:num>
  <w:num w:numId="6">
    <w:abstractNumId w:val="33"/>
  </w:num>
  <w:num w:numId="7">
    <w:abstractNumId w:val="14"/>
  </w:num>
  <w:num w:numId="8">
    <w:abstractNumId w:val="22"/>
  </w:num>
  <w:num w:numId="9">
    <w:abstractNumId w:val="2"/>
  </w:num>
  <w:num w:numId="10">
    <w:abstractNumId w:val="31"/>
  </w:num>
  <w:num w:numId="11">
    <w:abstractNumId w:val="13"/>
  </w:num>
  <w:num w:numId="12">
    <w:abstractNumId w:val="27"/>
  </w:num>
  <w:num w:numId="13">
    <w:abstractNumId w:val="7"/>
  </w:num>
  <w:num w:numId="14">
    <w:abstractNumId w:val="9"/>
  </w:num>
  <w:num w:numId="15">
    <w:abstractNumId w:val="15"/>
  </w:num>
  <w:num w:numId="16">
    <w:abstractNumId w:val="10"/>
  </w:num>
  <w:num w:numId="17">
    <w:abstractNumId w:val="34"/>
  </w:num>
  <w:num w:numId="18">
    <w:abstractNumId w:val="4"/>
  </w:num>
  <w:num w:numId="19">
    <w:abstractNumId w:val="28"/>
  </w:num>
  <w:num w:numId="20">
    <w:abstractNumId w:val="35"/>
  </w:num>
  <w:num w:numId="21">
    <w:abstractNumId w:val="17"/>
  </w:num>
  <w:num w:numId="22">
    <w:abstractNumId w:val="5"/>
  </w:num>
  <w:num w:numId="23">
    <w:abstractNumId w:val="21"/>
  </w:num>
  <w:num w:numId="24">
    <w:abstractNumId w:val="30"/>
  </w:num>
  <w:num w:numId="25">
    <w:abstractNumId w:val="18"/>
  </w:num>
  <w:num w:numId="26">
    <w:abstractNumId w:val="0"/>
  </w:num>
  <w:num w:numId="27">
    <w:abstractNumId w:val="1"/>
  </w:num>
  <w:num w:numId="28">
    <w:abstractNumId w:val="3"/>
  </w:num>
  <w:num w:numId="29">
    <w:abstractNumId w:val="20"/>
  </w:num>
  <w:num w:numId="30">
    <w:abstractNumId w:val="29"/>
  </w:num>
  <w:num w:numId="31">
    <w:abstractNumId w:val="16"/>
  </w:num>
  <w:num w:numId="32">
    <w:abstractNumId w:val="32"/>
  </w:num>
  <w:num w:numId="33">
    <w:abstractNumId w:val="11"/>
  </w:num>
  <w:num w:numId="34">
    <w:abstractNumId w:val="25"/>
  </w:num>
  <w:num w:numId="35">
    <w:abstractNumId w:val="8"/>
  </w:num>
  <w:num w:numId="3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attachedTemplate r:id="rId1"/>
  <w:stylePaneFormatFilter w:val="3F01"/>
  <w:revisionView w:markup="0"/>
  <w:trackRevisions/>
  <w:defaultTabStop w:val="720"/>
  <w:hyphenationZone w:val="425"/>
  <w:noPunctuationKerning/>
  <w:characterSpacingControl w:val="doNotCompress"/>
  <w:hdrShapeDefaults>
    <o:shapedefaults v:ext="edit" spidmax="55297"/>
  </w:hdrShapeDefaults>
  <w:footnotePr>
    <w:footnote w:id="-1"/>
    <w:footnote w:id="0"/>
  </w:footnotePr>
  <w:endnotePr>
    <w:endnote w:id="-1"/>
    <w:endnote w:id="0"/>
  </w:endnotePr>
  <w:compat/>
  <w:rsids>
    <w:rsidRoot w:val="003044F3"/>
    <w:rsid w:val="0001095C"/>
    <w:rsid w:val="00023502"/>
    <w:rsid w:val="0003695F"/>
    <w:rsid w:val="000413CA"/>
    <w:rsid w:val="00045CE2"/>
    <w:rsid w:val="00060221"/>
    <w:rsid w:val="00070EBE"/>
    <w:rsid w:val="000743EA"/>
    <w:rsid w:val="00094819"/>
    <w:rsid w:val="000A170A"/>
    <w:rsid w:val="000E64FA"/>
    <w:rsid w:val="000F6BE6"/>
    <w:rsid w:val="0012154D"/>
    <w:rsid w:val="00133018"/>
    <w:rsid w:val="00133EC4"/>
    <w:rsid w:val="00135BDA"/>
    <w:rsid w:val="00153091"/>
    <w:rsid w:val="0016230D"/>
    <w:rsid w:val="00177352"/>
    <w:rsid w:val="00182CFB"/>
    <w:rsid w:val="001A3D67"/>
    <w:rsid w:val="001C0CC6"/>
    <w:rsid w:val="001C34A3"/>
    <w:rsid w:val="001E21AE"/>
    <w:rsid w:val="001E2547"/>
    <w:rsid w:val="001E59D9"/>
    <w:rsid w:val="001F4734"/>
    <w:rsid w:val="001F5607"/>
    <w:rsid w:val="00207C17"/>
    <w:rsid w:val="00212A4C"/>
    <w:rsid w:val="00214465"/>
    <w:rsid w:val="00217EF9"/>
    <w:rsid w:val="00221B04"/>
    <w:rsid w:val="0022490F"/>
    <w:rsid w:val="00230B20"/>
    <w:rsid w:val="00235431"/>
    <w:rsid w:val="00235B42"/>
    <w:rsid w:val="0024616A"/>
    <w:rsid w:val="002871DA"/>
    <w:rsid w:val="002A2EA1"/>
    <w:rsid w:val="002B5781"/>
    <w:rsid w:val="002C1B8C"/>
    <w:rsid w:val="002E487F"/>
    <w:rsid w:val="002F2F0B"/>
    <w:rsid w:val="002F638D"/>
    <w:rsid w:val="003044F3"/>
    <w:rsid w:val="0031440A"/>
    <w:rsid w:val="0035327D"/>
    <w:rsid w:val="00372620"/>
    <w:rsid w:val="003834EA"/>
    <w:rsid w:val="00394CE0"/>
    <w:rsid w:val="00395D64"/>
    <w:rsid w:val="003B7C70"/>
    <w:rsid w:val="003C5246"/>
    <w:rsid w:val="003F6654"/>
    <w:rsid w:val="00405D53"/>
    <w:rsid w:val="00432E33"/>
    <w:rsid w:val="0044166D"/>
    <w:rsid w:val="00452D93"/>
    <w:rsid w:val="004544EA"/>
    <w:rsid w:val="0047014F"/>
    <w:rsid w:val="004724E4"/>
    <w:rsid w:val="00472AA3"/>
    <w:rsid w:val="004A73C6"/>
    <w:rsid w:val="004A748E"/>
    <w:rsid w:val="004A7504"/>
    <w:rsid w:val="004B05C2"/>
    <w:rsid w:val="004D0AC8"/>
    <w:rsid w:val="004D54EB"/>
    <w:rsid w:val="004E2A5C"/>
    <w:rsid w:val="004E3B23"/>
    <w:rsid w:val="004F55B3"/>
    <w:rsid w:val="004F62C9"/>
    <w:rsid w:val="0050181E"/>
    <w:rsid w:val="00510535"/>
    <w:rsid w:val="0051790F"/>
    <w:rsid w:val="00517BB0"/>
    <w:rsid w:val="0052381C"/>
    <w:rsid w:val="00527488"/>
    <w:rsid w:val="005275B9"/>
    <w:rsid w:val="0053252A"/>
    <w:rsid w:val="00537819"/>
    <w:rsid w:val="00540A78"/>
    <w:rsid w:val="005522A9"/>
    <w:rsid w:val="005529DD"/>
    <w:rsid w:val="00556707"/>
    <w:rsid w:val="005711E4"/>
    <w:rsid w:val="00573325"/>
    <w:rsid w:val="005862B3"/>
    <w:rsid w:val="00587226"/>
    <w:rsid w:val="005935DD"/>
    <w:rsid w:val="00594095"/>
    <w:rsid w:val="005A20F8"/>
    <w:rsid w:val="005C3503"/>
    <w:rsid w:val="005D6E72"/>
    <w:rsid w:val="005F38F4"/>
    <w:rsid w:val="006047A9"/>
    <w:rsid w:val="006104C9"/>
    <w:rsid w:val="00613E80"/>
    <w:rsid w:val="006155C1"/>
    <w:rsid w:val="00620D24"/>
    <w:rsid w:val="00634A5B"/>
    <w:rsid w:val="00655A54"/>
    <w:rsid w:val="0065613A"/>
    <w:rsid w:val="006643D8"/>
    <w:rsid w:val="006674F5"/>
    <w:rsid w:val="00671918"/>
    <w:rsid w:val="00671DD2"/>
    <w:rsid w:val="00672A13"/>
    <w:rsid w:val="00685D3B"/>
    <w:rsid w:val="00697286"/>
    <w:rsid w:val="006E2CA1"/>
    <w:rsid w:val="006E5D94"/>
    <w:rsid w:val="006F1B28"/>
    <w:rsid w:val="006F2858"/>
    <w:rsid w:val="006F5E8D"/>
    <w:rsid w:val="00700734"/>
    <w:rsid w:val="0071121E"/>
    <w:rsid w:val="00717827"/>
    <w:rsid w:val="007230AF"/>
    <w:rsid w:val="00730354"/>
    <w:rsid w:val="00730BF1"/>
    <w:rsid w:val="00732694"/>
    <w:rsid w:val="00736482"/>
    <w:rsid w:val="00742B6C"/>
    <w:rsid w:val="0076449B"/>
    <w:rsid w:val="00766D42"/>
    <w:rsid w:val="0077666B"/>
    <w:rsid w:val="00785F26"/>
    <w:rsid w:val="007930BC"/>
    <w:rsid w:val="00795823"/>
    <w:rsid w:val="00797880"/>
    <w:rsid w:val="007A0F86"/>
    <w:rsid w:val="007B615A"/>
    <w:rsid w:val="007F63A3"/>
    <w:rsid w:val="007F63B3"/>
    <w:rsid w:val="00806ED0"/>
    <w:rsid w:val="00832D17"/>
    <w:rsid w:val="008346FA"/>
    <w:rsid w:val="00834A04"/>
    <w:rsid w:val="0088140C"/>
    <w:rsid w:val="00884958"/>
    <w:rsid w:val="008974C5"/>
    <w:rsid w:val="008A1628"/>
    <w:rsid w:val="008C6CFF"/>
    <w:rsid w:val="008D09FA"/>
    <w:rsid w:val="009062AF"/>
    <w:rsid w:val="009065C2"/>
    <w:rsid w:val="009157EC"/>
    <w:rsid w:val="00926E49"/>
    <w:rsid w:val="00927660"/>
    <w:rsid w:val="0094263B"/>
    <w:rsid w:val="00946131"/>
    <w:rsid w:val="00946B80"/>
    <w:rsid w:val="0095216D"/>
    <w:rsid w:val="009565D3"/>
    <w:rsid w:val="00976AFC"/>
    <w:rsid w:val="009809C7"/>
    <w:rsid w:val="0098689A"/>
    <w:rsid w:val="009B4BA3"/>
    <w:rsid w:val="009B6C70"/>
    <w:rsid w:val="009B7616"/>
    <w:rsid w:val="009D1AD5"/>
    <w:rsid w:val="009D34D0"/>
    <w:rsid w:val="009D6D44"/>
    <w:rsid w:val="009E0837"/>
    <w:rsid w:val="00A031B3"/>
    <w:rsid w:val="00A21793"/>
    <w:rsid w:val="00A346A3"/>
    <w:rsid w:val="00A61E76"/>
    <w:rsid w:val="00A9066A"/>
    <w:rsid w:val="00A94B6D"/>
    <w:rsid w:val="00AA0A7F"/>
    <w:rsid w:val="00AB0B33"/>
    <w:rsid w:val="00AB121C"/>
    <w:rsid w:val="00AB21E6"/>
    <w:rsid w:val="00AD2704"/>
    <w:rsid w:val="00AD416F"/>
    <w:rsid w:val="00AD4626"/>
    <w:rsid w:val="00AF0228"/>
    <w:rsid w:val="00AF16EE"/>
    <w:rsid w:val="00AF50F4"/>
    <w:rsid w:val="00B03CA9"/>
    <w:rsid w:val="00B21819"/>
    <w:rsid w:val="00B645DF"/>
    <w:rsid w:val="00B71514"/>
    <w:rsid w:val="00B844C0"/>
    <w:rsid w:val="00B93C50"/>
    <w:rsid w:val="00BA575F"/>
    <w:rsid w:val="00BB1275"/>
    <w:rsid w:val="00BC054B"/>
    <w:rsid w:val="00BC0B09"/>
    <w:rsid w:val="00BD2B40"/>
    <w:rsid w:val="00BE0B38"/>
    <w:rsid w:val="00C00362"/>
    <w:rsid w:val="00C06A84"/>
    <w:rsid w:val="00C118FC"/>
    <w:rsid w:val="00C11EDC"/>
    <w:rsid w:val="00C13F45"/>
    <w:rsid w:val="00C2127A"/>
    <w:rsid w:val="00C5199B"/>
    <w:rsid w:val="00C65F0C"/>
    <w:rsid w:val="00C765BE"/>
    <w:rsid w:val="00C76E7A"/>
    <w:rsid w:val="00C86558"/>
    <w:rsid w:val="00C92288"/>
    <w:rsid w:val="00CA7B69"/>
    <w:rsid w:val="00CC470D"/>
    <w:rsid w:val="00CD0216"/>
    <w:rsid w:val="00CE21A4"/>
    <w:rsid w:val="00D12845"/>
    <w:rsid w:val="00D130D4"/>
    <w:rsid w:val="00D3100B"/>
    <w:rsid w:val="00D36675"/>
    <w:rsid w:val="00D40276"/>
    <w:rsid w:val="00D43DE5"/>
    <w:rsid w:val="00D5006C"/>
    <w:rsid w:val="00D60C80"/>
    <w:rsid w:val="00D65A66"/>
    <w:rsid w:val="00D73008"/>
    <w:rsid w:val="00D90064"/>
    <w:rsid w:val="00D92286"/>
    <w:rsid w:val="00DA2DC8"/>
    <w:rsid w:val="00DA60DB"/>
    <w:rsid w:val="00DC0ADE"/>
    <w:rsid w:val="00DC566C"/>
    <w:rsid w:val="00DE3CE8"/>
    <w:rsid w:val="00DE5AF0"/>
    <w:rsid w:val="00DE698B"/>
    <w:rsid w:val="00DE71F8"/>
    <w:rsid w:val="00DF3EC8"/>
    <w:rsid w:val="00DF788D"/>
    <w:rsid w:val="00E008EF"/>
    <w:rsid w:val="00E07B5C"/>
    <w:rsid w:val="00E16F4C"/>
    <w:rsid w:val="00E2016C"/>
    <w:rsid w:val="00E207E2"/>
    <w:rsid w:val="00E27F3A"/>
    <w:rsid w:val="00E3032E"/>
    <w:rsid w:val="00E362DB"/>
    <w:rsid w:val="00E43218"/>
    <w:rsid w:val="00E677FE"/>
    <w:rsid w:val="00E7428E"/>
    <w:rsid w:val="00E87602"/>
    <w:rsid w:val="00EA1203"/>
    <w:rsid w:val="00EB29ED"/>
    <w:rsid w:val="00ED68EF"/>
    <w:rsid w:val="00EE6148"/>
    <w:rsid w:val="00EF30D3"/>
    <w:rsid w:val="00F023F2"/>
    <w:rsid w:val="00F05962"/>
    <w:rsid w:val="00F22AF5"/>
    <w:rsid w:val="00F54DE0"/>
    <w:rsid w:val="00F612C6"/>
    <w:rsid w:val="00F71B4C"/>
    <w:rsid w:val="00F84F1B"/>
    <w:rsid w:val="00F874A9"/>
    <w:rsid w:val="00FB55C6"/>
    <w:rsid w:val="00FC1F10"/>
    <w:rsid w:val="00FD0A8E"/>
    <w:rsid w:val="00FD2C81"/>
    <w:rsid w:val="00FF5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52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E59D9"/>
    <w:rPr>
      <w:rFonts w:ascii="Arial" w:hAnsi="Arial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1E59D9"/>
    <w:pPr>
      <w:keepNext/>
      <w:tabs>
        <w:tab w:val="left" w:pos="5220"/>
      </w:tabs>
      <w:outlineLvl w:val="0"/>
    </w:pPr>
    <w:rPr>
      <w:b/>
      <w:bCs/>
      <w:sz w:val="28"/>
      <w:u w:val="single"/>
    </w:rPr>
  </w:style>
  <w:style w:type="paragraph" w:styleId="Heading2">
    <w:name w:val="heading 2"/>
    <w:basedOn w:val="Normal"/>
    <w:next w:val="Normal"/>
    <w:qFormat/>
    <w:rsid w:val="001E59D9"/>
    <w:pPr>
      <w:keepNext/>
      <w:tabs>
        <w:tab w:val="left" w:pos="5220"/>
      </w:tabs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rsid w:val="001E59D9"/>
    <w:pPr>
      <w:keepNext/>
      <w:tabs>
        <w:tab w:val="left" w:pos="5220"/>
      </w:tabs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1E59D9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1E59D9"/>
    <w:pPr>
      <w:keepNext/>
      <w:numPr>
        <w:ilvl w:val="4"/>
        <w:numId w:val="3"/>
      </w:numPr>
      <w:outlineLvl w:val="4"/>
    </w:pPr>
    <w:rPr>
      <w:i/>
      <w:iCs/>
      <w:sz w:val="18"/>
      <w:szCs w:val="20"/>
      <w:lang w:val="de-DE"/>
    </w:rPr>
  </w:style>
  <w:style w:type="paragraph" w:styleId="Heading6">
    <w:name w:val="heading 6"/>
    <w:basedOn w:val="Normal"/>
    <w:next w:val="Normal"/>
    <w:qFormat/>
    <w:rsid w:val="001E59D9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  <w:lang w:val="de-DE"/>
    </w:rPr>
  </w:style>
  <w:style w:type="paragraph" w:styleId="Heading7">
    <w:name w:val="heading 7"/>
    <w:basedOn w:val="Normal"/>
    <w:next w:val="Normal"/>
    <w:qFormat/>
    <w:rsid w:val="001E59D9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lang w:val="de-DE"/>
    </w:rPr>
  </w:style>
  <w:style w:type="paragraph" w:styleId="Heading8">
    <w:name w:val="heading 8"/>
    <w:basedOn w:val="Normal"/>
    <w:next w:val="Normal"/>
    <w:qFormat/>
    <w:rsid w:val="001E59D9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lang w:val="de-DE"/>
    </w:rPr>
  </w:style>
  <w:style w:type="paragraph" w:styleId="Heading9">
    <w:name w:val="heading 9"/>
    <w:basedOn w:val="Normal"/>
    <w:next w:val="Normal"/>
    <w:qFormat/>
    <w:rsid w:val="001E59D9"/>
    <w:pPr>
      <w:numPr>
        <w:ilvl w:val="8"/>
        <w:numId w:val="3"/>
      </w:numPr>
      <w:spacing w:before="240" w:after="60"/>
      <w:outlineLvl w:val="8"/>
    </w:pPr>
    <w:rPr>
      <w:rFonts w:cs="Arial"/>
      <w:sz w:val="22"/>
      <w:szCs w:val="22"/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itle">
    <w:name w:val="TableTitle"/>
    <w:basedOn w:val="Normal"/>
    <w:rsid w:val="001E59D9"/>
    <w:rPr>
      <w:b/>
      <w:bCs/>
      <w:lang w:val="de-CH"/>
    </w:rPr>
  </w:style>
  <w:style w:type="paragraph" w:styleId="Header">
    <w:name w:val="header"/>
    <w:basedOn w:val="Normal"/>
    <w:rsid w:val="001E59D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1E59D9"/>
    <w:pPr>
      <w:tabs>
        <w:tab w:val="center" w:pos="4536"/>
        <w:tab w:val="right" w:pos="9072"/>
      </w:tabs>
    </w:pPr>
  </w:style>
  <w:style w:type="paragraph" w:styleId="DocumentMap">
    <w:name w:val="Document Map"/>
    <w:basedOn w:val="Normal"/>
    <w:semiHidden/>
    <w:rsid w:val="002F638D"/>
    <w:pPr>
      <w:shd w:val="clear" w:color="auto" w:fill="000080"/>
    </w:pPr>
    <w:rPr>
      <w:rFonts w:ascii="Tahoma" w:hAnsi="Tahoma" w:cs="Tahoma"/>
      <w:szCs w:val="20"/>
    </w:rPr>
  </w:style>
  <w:style w:type="paragraph" w:styleId="BalloonText">
    <w:name w:val="Balloon Text"/>
    <w:basedOn w:val="Normal"/>
    <w:semiHidden/>
    <w:rsid w:val="0055670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rsid w:val="009062AF"/>
    <w:rPr>
      <w:b/>
      <w:bCs/>
      <w:szCs w:val="20"/>
    </w:rPr>
  </w:style>
  <w:style w:type="paragraph" w:styleId="FootnoteText">
    <w:name w:val="footnote text"/>
    <w:basedOn w:val="Normal"/>
    <w:link w:val="FootnoteTextChar"/>
    <w:rsid w:val="009062AF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9062AF"/>
    <w:rPr>
      <w:rFonts w:ascii="Arial" w:hAnsi="Arial"/>
      <w:lang w:val="en-GB" w:eastAsia="en-US"/>
    </w:rPr>
  </w:style>
  <w:style w:type="character" w:styleId="FootnoteReference">
    <w:name w:val="footnote reference"/>
    <w:basedOn w:val="DefaultParagraphFont"/>
    <w:rsid w:val="009062AF"/>
    <w:rPr>
      <w:vertAlign w:val="superscript"/>
    </w:rPr>
  </w:style>
  <w:style w:type="paragraph" w:styleId="Revision">
    <w:name w:val="Revision"/>
    <w:hidden/>
    <w:uiPriority w:val="99"/>
    <w:semiHidden/>
    <w:rsid w:val="004F62C9"/>
    <w:rPr>
      <w:rFonts w:ascii="Arial" w:hAnsi="Arial"/>
      <w:szCs w:val="24"/>
      <w:lang w:val="en-GB" w:eastAsia="en-US"/>
    </w:rPr>
  </w:style>
  <w:style w:type="character" w:styleId="CommentReference">
    <w:name w:val="annotation reference"/>
    <w:basedOn w:val="DefaultParagraphFont"/>
    <w:rsid w:val="00730BF1"/>
    <w:rPr>
      <w:sz w:val="16"/>
      <w:szCs w:val="16"/>
    </w:rPr>
  </w:style>
  <w:style w:type="paragraph" w:styleId="CommentText">
    <w:name w:val="annotation text"/>
    <w:basedOn w:val="Normal"/>
    <w:link w:val="CommentTextChar"/>
    <w:rsid w:val="00730BF1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730BF1"/>
    <w:rPr>
      <w:rFonts w:ascii="Arial" w:hAnsi="Arial"/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730B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730BF1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DC0ADE"/>
    <w:rPr>
      <w:color w:val="808080"/>
    </w:rPr>
  </w:style>
  <w:style w:type="paragraph" w:styleId="ListParagraph">
    <w:name w:val="List Paragraph"/>
    <w:basedOn w:val="Normal"/>
    <w:uiPriority w:val="34"/>
    <w:qFormat/>
    <w:rsid w:val="00DC0ADE"/>
    <w:pPr>
      <w:ind w:left="720"/>
      <w:contextualSpacing/>
    </w:pPr>
  </w:style>
  <w:style w:type="table" w:styleId="TableGrid">
    <w:name w:val="Table Grid"/>
    <w:basedOn w:val="TableNormal"/>
    <w:rsid w:val="00DC0A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elklein">
    <w:name w:val="Titel_klein"/>
    <w:basedOn w:val="Normal"/>
    <w:autoRedefine/>
    <w:rsid w:val="00DC0ADE"/>
    <w:pPr>
      <w:pBdr>
        <w:bottom w:val="single" w:sz="4" w:space="1" w:color="C0C0C0"/>
      </w:pBdr>
      <w:jc w:val="both"/>
    </w:pPr>
    <w:rPr>
      <w:sz w:val="12"/>
      <w:szCs w:val="20"/>
      <w:lang w:val="de-CH" w:eastAsia="de-CH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b0113\Desktop\UC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554F5680363B4AA4C29B5A100DE2DE" ma:contentTypeVersion="1" ma:contentTypeDescription="Create a new document." ma:contentTypeScope="" ma:versionID="422c2d35d20fdbd22fccc8daac55465f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6C94B-2552-4D56-9225-FBA7A96F1DC8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www.w3.org/XML/1998/namespace"/>
    <ds:schemaRef ds:uri="http://schemas.microsoft.com/office/2006/metadata/propertie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3A3F1700-5DA0-48F4-8028-D304584F348B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A3EDAA44-B0BF-4A8A-A5CF-E409EE6044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9DCDA4-83D2-44D9-8624-95F289E72D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06CD59E5-4DF5-4DEF-BADC-8B2F78BC0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UC_Template.dotx</Template>
  <TotalTime>0</TotalTime>
  <Pages>7</Pages>
  <Words>1087</Words>
  <Characters>7555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Use Case ROOMS PRO R.4.0</vt:lpstr>
      <vt:lpstr>Use Cases Release 4.0</vt:lpstr>
    </vt:vector>
  </TitlesOfParts>
  <Manager>Mario Haller</Manager>
  <Company>GARAIO AG</Company>
  <LinksUpToDate>false</LinksUpToDate>
  <CharactersWithSpaces>8625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UC_201.004_Serienbuchungen_erstellen</dc:title>
  <dc:subject>105.001</dc:subject>
  <dc:creator>Tim Bänziger</dc:creator>
  <cp:keywords>ROOMS, Ressourcen</cp:keywords>
  <cp:lastModifiedBy>Tim Bänziger</cp:lastModifiedBy>
  <cp:revision>2</cp:revision>
  <cp:lastPrinted>2009-02-09T07:28:00Z</cp:lastPrinted>
  <dcterms:created xsi:type="dcterms:W3CDTF">2009-07-01T12:47:00Z</dcterms:created>
  <dcterms:modified xsi:type="dcterms:W3CDTF">2009-07-01T12:47:00Z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0x0101005B554F5680363B4AA4C29B5A100DE2DE</vt:lpwstr>
  </property>
</Properties>
</file>
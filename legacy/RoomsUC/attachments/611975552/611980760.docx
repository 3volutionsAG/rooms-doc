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2D69B"/>
        <w:tblLayout w:type="fixed"/>
        <w:tblCellMar>
          <w:top w:w="57" w:type="dxa"/>
          <w:bottom w:w="57" w:type="dxa"/>
        </w:tblCellMar>
        <w:tblLook w:val="0000" w:firstRow="0" w:lastRow="0" w:firstColumn="0" w:lastColumn="0" w:noHBand="0" w:noVBand="0"/>
      </w:tblPr>
      <w:tblGrid>
        <w:gridCol w:w="959"/>
        <w:gridCol w:w="1228"/>
        <w:gridCol w:w="2646"/>
        <w:gridCol w:w="1087"/>
        <w:gridCol w:w="1559"/>
        <w:gridCol w:w="851"/>
        <w:gridCol w:w="1795"/>
      </w:tblGrid>
      <w:tr w:rsidR="00C5199B" w14:paraId="338F2DCC" w14:textId="77777777" w:rsidTr="00926E49">
        <w:trPr>
          <w:cantSplit/>
        </w:trPr>
        <w:tc>
          <w:tcPr>
            <w:tcW w:w="10125" w:type="dxa"/>
            <w:gridSpan w:val="7"/>
            <w:tcBorders>
              <w:bottom w:val="single" w:sz="4" w:space="0" w:color="auto"/>
            </w:tcBorders>
            <w:shd w:val="clear" w:color="auto" w:fill="C2D69B"/>
          </w:tcPr>
          <w:p w14:paraId="338F2DCB" w14:textId="77777777" w:rsidR="00C5199B" w:rsidRDefault="0003695F" w:rsidP="0052381C">
            <w:pPr>
              <w:pStyle w:val="Heading3"/>
              <w:jc w:val="both"/>
              <w:rPr>
                <w:lang w:val="de-CH"/>
              </w:rPr>
            </w:pPr>
            <w:r>
              <w:rPr>
                <w:lang w:val="de-CH"/>
              </w:rPr>
              <w:t xml:space="preserve">1. </w:t>
            </w:r>
            <w:r w:rsidR="0052381C">
              <w:rPr>
                <w:lang w:val="de-CH"/>
              </w:rPr>
              <w:t xml:space="preserve">Use Case </w:t>
            </w:r>
            <w:r w:rsidR="009062AF">
              <w:rPr>
                <w:lang w:val="de-CH"/>
              </w:rPr>
              <w:t>Überblick</w:t>
            </w:r>
            <w:r w:rsidR="001F5607">
              <w:rPr>
                <w:lang w:val="de-CH"/>
              </w:rPr>
              <w:t xml:space="preserve"> </w:t>
            </w:r>
            <w:r w:rsidR="001F5607" w:rsidRPr="001F5607">
              <w:rPr>
                <w:i/>
                <w:sz w:val="16"/>
                <w:szCs w:val="16"/>
                <w:lang w:val="de-CH"/>
              </w:rPr>
              <w:t>(Arbeitspapier)</w:t>
            </w:r>
          </w:p>
        </w:tc>
      </w:tr>
      <w:tr w:rsidR="00395D64" w:rsidRPr="008F19B5" w14:paraId="338F2DD3" w14:textId="77777777" w:rsidTr="00926E49">
        <w:trPr>
          <w:cantSplit/>
        </w:trPr>
        <w:tc>
          <w:tcPr>
            <w:tcW w:w="10125" w:type="dxa"/>
            <w:gridSpan w:val="7"/>
            <w:tcBorders>
              <w:bottom w:val="single" w:sz="4" w:space="0" w:color="auto"/>
            </w:tcBorders>
            <w:shd w:val="clear" w:color="auto" w:fill="C2D69B"/>
          </w:tcPr>
          <w:p w14:paraId="338F2DCD" w14:textId="77777777" w:rsidR="00395D64" w:rsidRPr="00395D64" w:rsidRDefault="00395D64" w:rsidP="00395D64">
            <w:pPr>
              <w:pStyle w:val="Heading3"/>
              <w:jc w:val="both"/>
              <w:rPr>
                <w:u w:val="single"/>
                <w:lang w:val="de-CH"/>
              </w:rPr>
            </w:pPr>
            <w:r w:rsidRPr="00395D64">
              <w:rPr>
                <w:u w:val="single"/>
                <w:lang w:val="de-CH"/>
              </w:rPr>
              <w:t>Kriterien Use Case</w:t>
            </w:r>
            <w:r>
              <w:rPr>
                <w:u w:val="single"/>
                <w:lang w:val="de-CH"/>
              </w:rPr>
              <w:t xml:space="preserve"> </w:t>
            </w:r>
            <w:r w:rsidRPr="00395D64">
              <w:rPr>
                <w:color w:val="FF0000"/>
                <w:sz w:val="12"/>
                <w:szCs w:val="12"/>
                <w:u w:val="single"/>
                <w:lang w:val="de-CH"/>
              </w:rPr>
              <w:t xml:space="preserve">(diese Zeile kann nach der </w:t>
            </w:r>
            <w:r>
              <w:rPr>
                <w:color w:val="FF0000"/>
                <w:sz w:val="12"/>
                <w:szCs w:val="12"/>
                <w:u w:val="single"/>
                <w:lang w:val="de-CH"/>
              </w:rPr>
              <w:t xml:space="preserve">Erstellung </w:t>
            </w:r>
            <w:r w:rsidRPr="00395D64">
              <w:rPr>
                <w:color w:val="FF0000"/>
                <w:sz w:val="12"/>
                <w:szCs w:val="12"/>
                <w:u w:val="single"/>
                <w:lang w:val="de-CH"/>
              </w:rPr>
              <w:t>gelöscht werden)</w:t>
            </w:r>
          </w:p>
          <w:p w14:paraId="338F2DCE" w14:textId="77777777" w:rsidR="00395D64" w:rsidRPr="00395D64" w:rsidRDefault="00395D64" w:rsidP="00395D64">
            <w:pPr>
              <w:pStyle w:val="Heading3"/>
              <w:jc w:val="both"/>
              <w:rPr>
                <w:b w:val="0"/>
                <w:sz w:val="16"/>
                <w:szCs w:val="16"/>
                <w:lang w:val="de-CH"/>
              </w:rPr>
            </w:pPr>
            <w:r w:rsidRPr="00395D64">
              <w:rPr>
                <w:b w:val="0"/>
                <w:sz w:val="16"/>
                <w:szCs w:val="16"/>
                <w:lang w:val="de-CH"/>
              </w:rPr>
              <w:t>Ein Anwendungsfall spezifiziert Aktionsfolgen (Szenarien) einschliesslich Alternativ- und Ausnahmesequenzen, die ein System oder eine Systemkomponente bei der Interaktion mit externen Objekten ausführt, um einen Mehrwert zu erbringen.</w:t>
            </w:r>
          </w:p>
          <w:p w14:paraId="338F2DCF" w14:textId="77777777" w:rsidR="00395D64" w:rsidRPr="00395D64" w:rsidRDefault="00395D64" w:rsidP="00395D64">
            <w:pPr>
              <w:pStyle w:val="Heading3"/>
              <w:jc w:val="both"/>
              <w:rPr>
                <w:b w:val="0"/>
                <w:sz w:val="16"/>
                <w:szCs w:val="16"/>
                <w:lang w:val="de-CH"/>
              </w:rPr>
            </w:pPr>
            <w:r w:rsidRPr="00395D64">
              <w:rPr>
                <w:sz w:val="16"/>
                <w:szCs w:val="16"/>
                <w:u w:val="single"/>
                <w:lang w:val="de-CH"/>
              </w:rPr>
              <w:t>Use Case beinhaltet:</w:t>
            </w:r>
            <w:r>
              <w:rPr>
                <w:b w:val="0"/>
                <w:sz w:val="16"/>
                <w:szCs w:val="16"/>
                <w:lang w:val="de-CH"/>
              </w:rPr>
              <w:t xml:space="preserve"> </w:t>
            </w:r>
            <w:r w:rsidRPr="00395D64">
              <w:rPr>
                <w:b w:val="0"/>
                <w:sz w:val="16"/>
                <w:szCs w:val="16"/>
                <w:lang w:val="de-CH"/>
              </w:rPr>
              <w:t>- Kontextinformatioenen</w:t>
            </w:r>
            <w:r>
              <w:rPr>
                <w:b w:val="0"/>
                <w:sz w:val="16"/>
                <w:szCs w:val="16"/>
                <w:lang w:val="de-CH"/>
              </w:rPr>
              <w:t xml:space="preserve">, </w:t>
            </w:r>
            <w:r w:rsidRPr="00395D64">
              <w:rPr>
                <w:b w:val="0"/>
                <w:sz w:val="16"/>
                <w:szCs w:val="16"/>
                <w:lang w:val="de-CH"/>
              </w:rPr>
              <w:t>Ziele Vorbedingungen, Nachbedingungen</w:t>
            </w:r>
          </w:p>
          <w:p w14:paraId="338F2DD0" w14:textId="77777777" w:rsidR="00395D64" w:rsidRPr="00395D64" w:rsidRDefault="00395D64" w:rsidP="00395D64">
            <w:pPr>
              <w:pStyle w:val="Heading3"/>
              <w:jc w:val="both"/>
              <w:rPr>
                <w:b w:val="0"/>
                <w:sz w:val="12"/>
                <w:szCs w:val="12"/>
                <w:lang w:val="de-CH"/>
              </w:rPr>
            </w:pPr>
            <w:r w:rsidRPr="00395D64">
              <w:rPr>
                <w:sz w:val="12"/>
                <w:szCs w:val="12"/>
                <w:u w:val="single"/>
                <w:lang w:val="de-CH"/>
              </w:rPr>
              <w:t>- Hauptszenario</w:t>
            </w:r>
            <w:r w:rsidRPr="00395D64">
              <w:rPr>
                <w:b w:val="0"/>
                <w:sz w:val="12"/>
                <w:szCs w:val="12"/>
                <w:lang w:val="de-CH"/>
              </w:rPr>
              <w:t>; Ein Hauptszenario ist ein Szenario, das die Interaktionsfolge dokumentiert, die normalerweise ausgeführt wird, um eines oder mehrere mit dem Szenario assozierte Ziele zu erfüllen</w:t>
            </w:r>
          </w:p>
          <w:p w14:paraId="338F2DD1" w14:textId="77777777" w:rsidR="00395D64" w:rsidRPr="00395D64" w:rsidRDefault="00395D64" w:rsidP="00395D64">
            <w:pPr>
              <w:pStyle w:val="Heading3"/>
              <w:jc w:val="both"/>
              <w:rPr>
                <w:b w:val="0"/>
                <w:sz w:val="12"/>
                <w:szCs w:val="12"/>
                <w:lang w:val="de-CH"/>
              </w:rPr>
            </w:pPr>
            <w:r w:rsidRPr="00395D64">
              <w:rPr>
                <w:sz w:val="12"/>
                <w:szCs w:val="12"/>
                <w:u w:val="single"/>
                <w:lang w:val="de-CH"/>
              </w:rPr>
              <w:t>- Alternativszenario</w:t>
            </w:r>
            <w:r>
              <w:rPr>
                <w:b w:val="0"/>
                <w:sz w:val="12"/>
                <w:szCs w:val="12"/>
                <w:lang w:val="de-CH"/>
              </w:rPr>
              <w:t xml:space="preserve">; </w:t>
            </w:r>
            <w:r w:rsidRPr="00395D64">
              <w:rPr>
                <w:b w:val="0"/>
                <w:sz w:val="12"/>
                <w:szCs w:val="12"/>
                <w:lang w:val="de-CH"/>
              </w:rPr>
              <w:t>Ein Alternativszenario ist ein Szenario, das zu einem Hauptszenario eine alternative Interaktionsfolge definiert. Eine Alternativszenario erfüllt die gleiche Ziele wie das zugehörige Hauptszenario</w:t>
            </w:r>
          </w:p>
          <w:p w14:paraId="338F2DD2" w14:textId="77777777" w:rsidR="00395D64" w:rsidRDefault="00395D64" w:rsidP="00395D64">
            <w:pPr>
              <w:pStyle w:val="Heading3"/>
              <w:jc w:val="both"/>
              <w:rPr>
                <w:lang w:val="de-CH"/>
              </w:rPr>
            </w:pPr>
            <w:r w:rsidRPr="00395D64">
              <w:rPr>
                <w:sz w:val="12"/>
                <w:szCs w:val="12"/>
                <w:u w:val="single"/>
                <w:lang w:val="de-CH"/>
              </w:rPr>
              <w:t>- Ausnahmeszenario</w:t>
            </w:r>
            <w:r>
              <w:rPr>
                <w:sz w:val="12"/>
                <w:szCs w:val="12"/>
                <w:u w:val="single"/>
                <w:lang w:val="de-CH"/>
              </w:rPr>
              <w:t xml:space="preserve"> </w:t>
            </w:r>
            <w:r w:rsidRPr="00395D64">
              <w:rPr>
                <w:b w:val="0"/>
                <w:sz w:val="12"/>
                <w:szCs w:val="12"/>
                <w:lang w:val="de-CH"/>
              </w:rPr>
              <w:t>Ein Ausnahmeszenario ist ein Szenario, das eine Interaktionsfolge definiert, die ausgeführt wird, wenn in einem anderen Szenario (Haupt-, A</w:t>
            </w:r>
            <w:r>
              <w:rPr>
                <w:b w:val="0"/>
                <w:sz w:val="12"/>
                <w:szCs w:val="12"/>
                <w:lang w:val="de-CH"/>
              </w:rPr>
              <w:t>l</w:t>
            </w:r>
            <w:r w:rsidRPr="00395D64">
              <w:rPr>
                <w:b w:val="0"/>
                <w:sz w:val="12"/>
                <w:szCs w:val="12"/>
                <w:lang w:val="de-CH"/>
              </w:rPr>
              <w:t>ternativ- oder anderen Ausnahmeszenario) ein Ereignis eintritt, das die Erfüllung einer oder mehrerer mit dem Szenario assozierter Ziele verhindert</w:t>
            </w:r>
          </w:p>
        </w:tc>
      </w:tr>
      <w:tr w:rsidR="008C6CFF" w:rsidRPr="00217EF9" w14:paraId="338F2DD8" w14:textId="77777777"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14:paraId="338F2DD4" w14:textId="77777777" w:rsidR="00732694" w:rsidRDefault="00CC470D" w:rsidP="008C6CFF">
            <w:pPr>
              <w:tabs>
                <w:tab w:val="left" w:pos="5220"/>
              </w:tabs>
              <w:rPr>
                <w:b/>
                <w:bCs/>
                <w:lang w:val="de-DE"/>
              </w:rPr>
            </w:pPr>
            <w:r>
              <w:rPr>
                <w:b/>
                <w:bCs/>
                <w:lang w:val="de-DE"/>
              </w:rPr>
              <w:t>Name</w:t>
            </w:r>
          </w:p>
        </w:tc>
        <w:tc>
          <w:tcPr>
            <w:tcW w:w="4961" w:type="dxa"/>
            <w:gridSpan w:val="3"/>
            <w:tcBorders>
              <w:top w:val="single" w:sz="4" w:space="0" w:color="auto"/>
              <w:left w:val="single" w:sz="4" w:space="0" w:color="auto"/>
              <w:bottom w:val="single" w:sz="4" w:space="0" w:color="auto"/>
              <w:right w:val="single" w:sz="4" w:space="0" w:color="auto"/>
            </w:tcBorders>
          </w:tcPr>
          <w:p w14:paraId="338F2DD5" w14:textId="77777777" w:rsidR="00732694" w:rsidRDefault="008A1628" w:rsidP="009A6B31">
            <w:pPr>
              <w:tabs>
                <w:tab w:val="left" w:pos="5220"/>
              </w:tabs>
              <w:rPr>
                <w:lang w:val="de-DE"/>
              </w:rPr>
            </w:pPr>
            <w:r>
              <w:rPr>
                <w:lang w:val="de-DE"/>
              </w:rPr>
              <w:t xml:space="preserve">Ressourcen </w:t>
            </w:r>
            <w:r w:rsidR="009A6B31">
              <w:rPr>
                <w:lang w:val="de-DE"/>
              </w:rPr>
              <w:t>reservieren</w:t>
            </w:r>
          </w:p>
        </w:tc>
        <w:tc>
          <w:tcPr>
            <w:tcW w:w="2410" w:type="dxa"/>
            <w:gridSpan w:val="2"/>
            <w:tcBorders>
              <w:top w:val="single" w:sz="4" w:space="0" w:color="auto"/>
              <w:left w:val="single" w:sz="4" w:space="0" w:color="auto"/>
              <w:bottom w:val="single" w:sz="4" w:space="0" w:color="auto"/>
              <w:right w:val="single" w:sz="4" w:space="0" w:color="auto"/>
            </w:tcBorders>
          </w:tcPr>
          <w:p w14:paraId="338F2DD6" w14:textId="77777777" w:rsidR="00732694" w:rsidRDefault="004F62C9" w:rsidP="0095216D">
            <w:pPr>
              <w:tabs>
                <w:tab w:val="left" w:pos="5220"/>
              </w:tabs>
              <w:rPr>
                <w:b/>
                <w:bCs/>
                <w:lang w:val="de-DE"/>
              </w:rPr>
            </w:pPr>
            <w:r>
              <w:rPr>
                <w:b/>
                <w:bCs/>
                <w:lang w:val="de-DE"/>
              </w:rPr>
              <w:t>ID</w:t>
            </w:r>
          </w:p>
        </w:tc>
        <w:tc>
          <w:tcPr>
            <w:tcW w:w="1795" w:type="dxa"/>
            <w:tcBorders>
              <w:top w:val="single" w:sz="4" w:space="0" w:color="auto"/>
              <w:left w:val="single" w:sz="4" w:space="0" w:color="auto"/>
              <w:bottom w:val="single" w:sz="4" w:space="0" w:color="auto"/>
              <w:right w:val="single" w:sz="4" w:space="0" w:color="auto"/>
            </w:tcBorders>
          </w:tcPr>
          <w:p w14:paraId="338F2DD7" w14:textId="77777777" w:rsidR="00732694" w:rsidRDefault="0069544E" w:rsidP="0095216D">
            <w:pPr>
              <w:tabs>
                <w:tab w:val="left" w:pos="5220"/>
              </w:tabs>
              <w:jc w:val="both"/>
              <w:rPr>
                <w:lang w:val="de-DE"/>
              </w:rPr>
            </w:pPr>
            <w:r>
              <w:rPr>
                <w:lang w:val="de-DE"/>
              </w:rPr>
              <w:t xml:space="preserve">SUC </w:t>
            </w:r>
            <w:r w:rsidR="009A6B31">
              <w:rPr>
                <w:lang w:val="de-DE"/>
              </w:rPr>
              <w:t>201</w:t>
            </w:r>
            <w:r w:rsidR="008A1628">
              <w:rPr>
                <w:lang w:val="de-DE"/>
              </w:rPr>
              <w:t>.001</w:t>
            </w:r>
          </w:p>
        </w:tc>
      </w:tr>
      <w:tr w:rsidR="006E5D94" w:rsidRPr="00217EF9" w14:paraId="338F2DDD" w14:textId="77777777"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14:paraId="338F2DD9" w14:textId="77777777" w:rsidR="006E5D94" w:rsidRDefault="006E5D94" w:rsidP="008C6CFF">
            <w:pPr>
              <w:tabs>
                <w:tab w:val="left" w:pos="5220"/>
              </w:tabs>
              <w:rPr>
                <w:b/>
                <w:bCs/>
                <w:lang w:val="de-DE"/>
              </w:rPr>
            </w:pPr>
            <w:r>
              <w:rPr>
                <w:b/>
                <w:bCs/>
                <w:lang w:val="de-DE"/>
              </w:rPr>
              <w:t>Owner</w:t>
            </w:r>
          </w:p>
        </w:tc>
        <w:tc>
          <w:tcPr>
            <w:tcW w:w="4961" w:type="dxa"/>
            <w:gridSpan w:val="3"/>
            <w:tcBorders>
              <w:top w:val="single" w:sz="4" w:space="0" w:color="auto"/>
              <w:left w:val="single" w:sz="4" w:space="0" w:color="auto"/>
              <w:bottom w:val="single" w:sz="4" w:space="0" w:color="auto"/>
              <w:right w:val="single" w:sz="4" w:space="0" w:color="auto"/>
            </w:tcBorders>
          </w:tcPr>
          <w:p w14:paraId="338F2DDA" w14:textId="77777777" w:rsidR="006E5D94" w:rsidRDefault="008A1628" w:rsidP="0095216D">
            <w:pPr>
              <w:tabs>
                <w:tab w:val="left" w:pos="5220"/>
              </w:tabs>
              <w:rPr>
                <w:lang w:val="de-DE"/>
              </w:rPr>
            </w:pPr>
            <w:r>
              <w:rPr>
                <w:lang w:val="de-DE"/>
              </w:rPr>
              <w:t>Tim Bänziger</w:t>
            </w:r>
          </w:p>
        </w:tc>
        <w:tc>
          <w:tcPr>
            <w:tcW w:w="2410" w:type="dxa"/>
            <w:gridSpan w:val="2"/>
            <w:tcBorders>
              <w:top w:val="single" w:sz="4" w:space="0" w:color="auto"/>
              <w:left w:val="single" w:sz="4" w:space="0" w:color="auto"/>
              <w:bottom w:val="single" w:sz="4" w:space="0" w:color="auto"/>
              <w:right w:val="single" w:sz="4" w:space="0" w:color="auto"/>
            </w:tcBorders>
          </w:tcPr>
          <w:p w14:paraId="338F2DDB" w14:textId="77777777" w:rsidR="006E5D94" w:rsidRPr="00B21819" w:rsidRDefault="006E5D94" w:rsidP="00B21819">
            <w:pPr>
              <w:tabs>
                <w:tab w:val="left" w:pos="5220"/>
              </w:tabs>
              <w:rPr>
                <w:b/>
                <w:bCs/>
                <w:sz w:val="16"/>
                <w:szCs w:val="16"/>
                <w:lang w:val="en-US"/>
              </w:rPr>
            </w:pPr>
            <w:r w:rsidRPr="00B21819">
              <w:rPr>
                <w:b/>
                <w:bCs/>
                <w:sz w:val="16"/>
                <w:szCs w:val="16"/>
                <w:lang w:val="en-US"/>
              </w:rPr>
              <w:t xml:space="preserve">Rev-Number / </w:t>
            </w:r>
            <w:r w:rsidR="00B21819" w:rsidRPr="00B21819">
              <w:rPr>
                <w:b/>
                <w:bCs/>
                <w:sz w:val="16"/>
                <w:szCs w:val="16"/>
                <w:lang w:val="en-US"/>
              </w:rPr>
              <w:t>Saved Date / Last Saved by</w:t>
            </w:r>
          </w:p>
        </w:tc>
        <w:tc>
          <w:tcPr>
            <w:tcW w:w="1795" w:type="dxa"/>
            <w:tcBorders>
              <w:top w:val="single" w:sz="4" w:space="0" w:color="auto"/>
              <w:left w:val="single" w:sz="4" w:space="0" w:color="auto"/>
              <w:bottom w:val="single" w:sz="4" w:space="0" w:color="auto"/>
              <w:right w:val="single" w:sz="4" w:space="0" w:color="auto"/>
            </w:tcBorders>
          </w:tcPr>
          <w:p w14:paraId="338F2DDC" w14:textId="6EA6F537" w:rsidR="00C16C52" w:rsidRDefault="00250E2E" w:rsidP="008F19B5">
            <w:pPr>
              <w:tabs>
                <w:tab w:val="left" w:pos="5220"/>
              </w:tabs>
              <w:rPr>
                <w:lang w:val="de-DE"/>
              </w:rPr>
            </w:pPr>
            <w:r>
              <w:t>1.</w:t>
            </w:r>
            <w:del w:id="0" w:author="Tim Bänziger" w:date="2010-01-25T12:06:00Z">
              <w:r w:rsidR="00D01258" w:rsidDel="001077E0">
                <w:delText>4</w:delText>
              </w:r>
              <w:r w:rsidDel="001077E0">
                <w:rPr>
                  <w:lang w:val="de-DE"/>
                </w:rPr>
                <w:delText xml:space="preserve"> </w:delText>
              </w:r>
            </w:del>
            <w:ins w:id="1" w:author="Tim Bänziger" w:date="2010-04-28T15:26:00Z">
              <w:r w:rsidR="008F19B5">
                <w:t>6</w:t>
              </w:r>
            </w:ins>
            <w:ins w:id="2" w:author="Tim Bänziger" w:date="2010-01-25T12:06:00Z">
              <w:r w:rsidR="001077E0">
                <w:rPr>
                  <w:lang w:val="de-DE"/>
                </w:rPr>
                <w:t xml:space="preserve"> </w:t>
              </w:r>
            </w:ins>
            <w:r w:rsidR="006E5D94">
              <w:rPr>
                <w:lang w:val="de-DE"/>
              </w:rPr>
              <w:t xml:space="preserve">/ </w:t>
            </w:r>
            <w:r w:rsidR="008F19B5">
              <w:fldChar w:fldCharType="begin"/>
            </w:r>
            <w:r w:rsidR="008F19B5">
              <w:instrText xml:space="preserve"> DOCPROPERTY  LastSavedTime  \* MERGEFORMAT </w:instrText>
            </w:r>
            <w:r w:rsidR="008F19B5">
              <w:fldChar w:fldCharType="separate"/>
            </w:r>
            <w:r w:rsidR="00581A75">
              <w:t>01.01.1601 01:00</w:t>
            </w:r>
            <w:r w:rsidR="008F19B5">
              <w:fldChar w:fldCharType="end"/>
            </w:r>
            <w:r w:rsidR="00B21819">
              <w:rPr>
                <w:lang w:val="de-DE"/>
              </w:rPr>
              <w:t xml:space="preserve"> / </w:t>
            </w:r>
            <w:r w:rsidR="00A0601C">
              <w:fldChar w:fldCharType="begin"/>
            </w:r>
            <w:r w:rsidR="009E7D31">
              <w:instrText xml:space="preserve"> DOCPROPERTY  LastSavedBy  \* MERGEFORMAT </w:instrText>
            </w:r>
            <w:r w:rsidR="00A0601C">
              <w:fldChar w:fldCharType="end"/>
            </w:r>
          </w:p>
        </w:tc>
      </w:tr>
      <w:tr w:rsidR="00832D17" w:rsidRPr="008F19B5" w14:paraId="338F2DE0" w14:textId="77777777" w:rsidTr="006E5D94">
        <w:trPr>
          <w:cantSplit/>
        </w:trPr>
        <w:tc>
          <w:tcPr>
            <w:tcW w:w="10125" w:type="dxa"/>
            <w:gridSpan w:val="7"/>
            <w:tcBorders>
              <w:bottom w:val="single" w:sz="4" w:space="0" w:color="auto"/>
            </w:tcBorders>
            <w:shd w:val="clear" w:color="auto" w:fill="C2D69B"/>
          </w:tcPr>
          <w:p w14:paraId="338F2DDE" w14:textId="77777777" w:rsidR="00832D17" w:rsidRDefault="00832D17" w:rsidP="006E5D94">
            <w:pPr>
              <w:pStyle w:val="Heading3"/>
              <w:jc w:val="both"/>
              <w:rPr>
                <w:u w:val="single"/>
                <w:lang w:val="de-CH"/>
              </w:rPr>
            </w:pPr>
            <w:r>
              <w:rPr>
                <w:u w:val="single"/>
                <w:lang w:val="de-CH"/>
              </w:rPr>
              <w:t>Storie / Notizen</w:t>
            </w:r>
          </w:p>
          <w:p w14:paraId="338F2DDF" w14:textId="77777777" w:rsidR="00832D17" w:rsidRPr="00832D17" w:rsidRDefault="00832D17" w:rsidP="00BA575F">
            <w:pPr>
              <w:rPr>
                <w:lang w:val="de-CH"/>
              </w:rPr>
            </w:pPr>
            <w:r>
              <w:rPr>
                <w:lang w:val="de-CH"/>
              </w:rPr>
              <w:t xml:space="preserve">Diese Zeile </w:t>
            </w:r>
            <w:r w:rsidR="00070EBE">
              <w:rPr>
                <w:lang w:val="de-CH"/>
              </w:rPr>
              <w:t>dient dazu, dass Vorarbeiten von den Grob</w:t>
            </w:r>
            <w:r w:rsidR="00BA575F">
              <w:rPr>
                <w:lang w:val="de-CH"/>
              </w:rPr>
              <w:t xml:space="preserve">beschrieben </w:t>
            </w:r>
            <w:r w:rsidR="00070EBE">
              <w:rPr>
                <w:lang w:val="de-CH"/>
              </w:rPr>
              <w:t xml:space="preserve">übernommen werden und </w:t>
            </w:r>
            <w:r w:rsidR="00BA575F">
              <w:rPr>
                <w:lang w:val="de-CH"/>
              </w:rPr>
              <w:t>kann nachträglich gelöscht werden.</w:t>
            </w:r>
          </w:p>
        </w:tc>
      </w:tr>
      <w:tr w:rsidR="00832D17" w:rsidRPr="008F19B5" w14:paraId="338F2DE3"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DE1" w14:textId="77777777" w:rsidR="00832D17" w:rsidRDefault="00832D17" w:rsidP="00395D64">
            <w:pPr>
              <w:tabs>
                <w:tab w:val="left" w:pos="5220"/>
              </w:tabs>
              <w:rPr>
                <w:b/>
                <w:bCs/>
                <w:lang w:val="de-DE"/>
              </w:rPr>
            </w:pPr>
          </w:p>
        </w:tc>
        <w:tc>
          <w:tcPr>
            <w:tcW w:w="7938" w:type="dxa"/>
            <w:gridSpan w:val="5"/>
            <w:tcBorders>
              <w:top w:val="single" w:sz="4" w:space="0" w:color="auto"/>
              <w:left w:val="single" w:sz="4" w:space="0" w:color="auto"/>
              <w:bottom w:val="single" w:sz="4" w:space="0" w:color="auto"/>
              <w:right w:val="single" w:sz="4" w:space="0" w:color="auto"/>
            </w:tcBorders>
          </w:tcPr>
          <w:p w14:paraId="338F2DE2" w14:textId="77777777" w:rsidR="00832D17" w:rsidRDefault="00832D17" w:rsidP="00432E33">
            <w:pPr>
              <w:tabs>
                <w:tab w:val="left" w:pos="5220"/>
              </w:tabs>
              <w:jc w:val="both"/>
              <w:rPr>
                <w:lang w:val="de-DE"/>
              </w:rPr>
            </w:pPr>
          </w:p>
        </w:tc>
      </w:tr>
      <w:tr w:rsidR="00395D64" w:rsidRPr="00217EF9" w14:paraId="338F2DE6"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DE4" w14:textId="77777777" w:rsidR="00395D64" w:rsidRDefault="00395D64" w:rsidP="00395D64">
            <w:pPr>
              <w:tabs>
                <w:tab w:val="left" w:pos="5220"/>
              </w:tabs>
              <w:rPr>
                <w:b/>
                <w:bCs/>
                <w:lang w:val="de-DE"/>
              </w:rPr>
            </w:pPr>
            <w:r>
              <w:rPr>
                <w:b/>
                <w:bCs/>
                <w:lang w:val="de-DE"/>
              </w:rPr>
              <w:t>Aktoren</w:t>
            </w:r>
          </w:p>
        </w:tc>
        <w:tc>
          <w:tcPr>
            <w:tcW w:w="7938" w:type="dxa"/>
            <w:gridSpan w:val="5"/>
            <w:tcBorders>
              <w:top w:val="single" w:sz="4" w:space="0" w:color="auto"/>
              <w:left w:val="single" w:sz="4" w:space="0" w:color="auto"/>
              <w:bottom w:val="single" w:sz="4" w:space="0" w:color="auto"/>
              <w:right w:val="single" w:sz="4" w:space="0" w:color="auto"/>
            </w:tcBorders>
          </w:tcPr>
          <w:p w14:paraId="338F2DE5" w14:textId="77777777" w:rsidR="00395D64" w:rsidRDefault="009A6B31" w:rsidP="00432E33">
            <w:pPr>
              <w:tabs>
                <w:tab w:val="left" w:pos="5220"/>
              </w:tabs>
              <w:jc w:val="both"/>
              <w:rPr>
                <w:lang w:val="de-DE"/>
              </w:rPr>
            </w:pPr>
            <w:r>
              <w:rPr>
                <w:lang w:val="de-DE"/>
              </w:rPr>
              <w:t>Alle Benutzer des Systems</w:t>
            </w:r>
          </w:p>
        </w:tc>
      </w:tr>
      <w:tr w:rsidR="00FD2C81" w:rsidRPr="008F19B5" w14:paraId="338F2DEB"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DE7" w14:textId="77777777" w:rsidR="00FD2C81" w:rsidRDefault="00FD2C81" w:rsidP="008C6CFF">
            <w:pPr>
              <w:tabs>
                <w:tab w:val="left" w:pos="5220"/>
              </w:tabs>
              <w:rPr>
                <w:b/>
                <w:bCs/>
                <w:lang w:val="de-DE"/>
              </w:rPr>
            </w:pPr>
            <w:r>
              <w:rPr>
                <w:b/>
                <w:bCs/>
                <w:lang w:val="de-DE"/>
              </w:rPr>
              <w:t>Ziel</w:t>
            </w:r>
          </w:p>
        </w:tc>
        <w:tc>
          <w:tcPr>
            <w:tcW w:w="7938" w:type="dxa"/>
            <w:gridSpan w:val="5"/>
            <w:tcBorders>
              <w:top w:val="single" w:sz="4" w:space="0" w:color="auto"/>
              <w:left w:val="single" w:sz="4" w:space="0" w:color="auto"/>
              <w:bottom w:val="single" w:sz="4" w:space="0" w:color="auto"/>
              <w:right w:val="single" w:sz="4" w:space="0" w:color="auto"/>
            </w:tcBorders>
          </w:tcPr>
          <w:p w14:paraId="338F2DE8" w14:textId="77777777" w:rsidR="008A1628" w:rsidRDefault="009A6B31" w:rsidP="00AC2D81">
            <w:pPr>
              <w:pStyle w:val="ListParagraph"/>
              <w:numPr>
                <w:ilvl w:val="0"/>
                <w:numId w:val="5"/>
              </w:numPr>
              <w:tabs>
                <w:tab w:val="left" w:pos="5220"/>
              </w:tabs>
              <w:jc w:val="both"/>
              <w:rPr>
                <w:lang w:val="de-DE"/>
              </w:rPr>
            </w:pPr>
            <w:r w:rsidRPr="009A6B31">
              <w:rPr>
                <w:lang w:val="de-DE"/>
              </w:rPr>
              <w:t>Das Suchen und Finden von einer oder mehrerer den Kriterien entsprechend verfügbaren Ressourcen.</w:t>
            </w:r>
          </w:p>
          <w:p w14:paraId="338F2DE9" w14:textId="77777777" w:rsidR="009A6B31" w:rsidRDefault="009A6B31" w:rsidP="00AC2D81">
            <w:pPr>
              <w:pStyle w:val="ListParagraph"/>
              <w:numPr>
                <w:ilvl w:val="0"/>
                <w:numId w:val="5"/>
              </w:numPr>
              <w:tabs>
                <w:tab w:val="left" w:pos="5220"/>
              </w:tabs>
              <w:jc w:val="both"/>
              <w:rPr>
                <w:lang w:val="de-DE"/>
              </w:rPr>
            </w:pPr>
            <w:r>
              <w:rPr>
                <w:lang w:val="de-DE"/>
              </w:rPr>
              <w:t>Die Reservation der selektierten Ressource(n)</w:t>
            </w:r>
          </w:p>
          <w:p w14:paraId="338F2DEA" w14:textId="77777777" w:rsidR="00B3220F" w:rsidRPr="009A6B31" w:rsidRDefault="00B3220F" w:rsidP="00AC2D81">
            <w:pPr>
              <w:pStyle w:val="ListParagraph"/>
              <w:numPr>
                <w:ilvl w:val="0"/>
                <w:numId w:val="5"/>
              </w:numPr>
              <w:tabs>
                <w:tab w:val="left" w:pos="5220"/>
              </w:tabs>
              <w:jc w:val="both"/>
              <w:rPr>
                <w:lang w:val="de-DE"/>
              </w:rPr>
            </w:pPr>
            <w:r>
              <w:rPr>
                <w:lang w:val="de-DE"/>
              </w:rPr>
              <w:t>Das Editieren einer Ressource (Schritte 4,5 und 6)</w:t>
            </w:r>
          </w:p>
        </w:tc>
      </w:tr>
      <w:tr w:rsidR="00395D64" w:rsidRPr="008F19B5" w14:paraId="338F2DEE"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DEC" w14:textId="77777777" w:rsidR="00395D64" w:rsidRDefault="00395D64" w:rsidP="008C6CFF">
            <w:pPr>
              <w:tabs>
                <w:tab w:val="left" w:pos="5220"/>
              </w:tabs>
              <w:rPr>
                <w:b/>
                <w:bCs/>
                <w:lang w:val="de-DE"/>
              </w:rPr>
            </w:pPr>
            <w:r>
              <w:rPr>
                <w:b/>
                <w:bCs/>
                <w:lang w:val="de-DE"/>
              </w:rPr>
              <w:t>Vorbedingung</w:t>
            </w:r>
          </w:p>
        </w:tc>
        <w:tc>
          <w:tcPr>
            <w:tcW w:w="7938" w:type="dxa"/>
            <w:gridSpan w:val="5"/>
            <w:tcBorders>
              <w:top w:val="single" w:sz="4" w:space="0" w:color="auto"/>
              <w:left w:val="single" w:sz="4" w:space="0" w:color="auto"/>
              <w:bottom w:val="single" w:sz="4" w:space="0" w:color="auto"/>
              <w:right w:val="single" w:sz="4" w:space="0" w:color="auto"/>
            </w:tcBorders>
          </w:tcPr>
          <w:p w14:paraId="338F2DED" w14:textId="77777777" w:rsidR="00395D64" w:rsidRDefault="009A6B31" w:rsidP="00432E33">
            <w:pPr>
              <w:tabs>
                <w:tab w:val="left" w:pos="5220"/>
              </w:tabs>
              <w:jc w:val="both"/>
              <w:rPr>
                <w:lang w:val="de-DE"/>
              </w:rPr>
            </w:pPr>
            <w:r>
              <w:rPr>
                <w:lang w:val="de-DE"/>
              </w:rPr>
              <w:t>Nutzer klickt in der Hauptnavigation auf „Reservieren“</w:t>
            </w:r>
          </w:p>
        </w:tc>
      </w:tr>
      <w:tr w:rsidR="00395D64" w:rsidRPr="008F19B5" w14:paraId="338F2DF7"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DEF" w14:textId="77777777" w:rsidR="00395D64" w:rsidRDefault="00395D64" w:rsidP="008C6CFF">
            <w:pPr>
              <w:tabs>
                <w:tab w:val="left" w:pos="5220"/>
              </w:tabs>
              <w:rPr>
                <w:b/>
                <w:bCs/>
                <w:lang w:val="de-DE"/>
              </w:rPr>
            </w:pPr>
            <w:r>
              <w:rPr>
                <w:b/>
                <w:bCs/>
                <w:lang w:val="de-DE"/>
              </w:rPr>
              <w:t>Hauptszenario</w:t>
            </w:r>
          </w:p>
        </w:tc>
        <w:tc>
          <w:tcPr>
            <w:tcW w:w="7938" w:type="dxa"/>
            <w:gridSpan w:val="5"/>
            <w:tcBorders>
              <w:top w:val="single" w:sz="4" w:space="0" w:color="auto"/>
              <w:left w:val="single" w:sz="4" w:space="0" w:color="auto"/>
              <w:bottom w:val="single" w:sz="4" w:space="0" w:color="auto"/>
              <w:right w:val="single" w:sz="4" w:space="0" w:color="auto"/>
            </w:tcBorders>
          </w:tcPr>
          <w:p w14:paraId="338F2DF0" w14:textId="77777777" w:rsidR="00BC0B09" w:rsidRDefault="009A6B31" w:rsidP="00AC2D81">
            <w:pPr>
              <w:pStyle w:val="ListParagraph"/>
              <w:numPr>
                <w:ilvl w:val="0"/>
                <w:numId w:val="4"/>
              </w:numPr>
              <w:ind w:left="1499" w:hanging="1139"/>
              <w:jc w:val="both"/>
              <w:rPr>
                <w:lang w:val="de-CH"/>
              </w:rPr>
            </w:pPr>
            <w:r>
              <w:rPr>
                <w:lang w:val="de-CH"/>
              </w:rPr>
              <w:t>Nutzer gibt seine Suchkriterien im Sidepanel ein</w:t>
            </w:r>
          </w:p>
          <w:p w14:paraId="338F2DF1" w14:textId="77777777" w:rsidR="009A6B31" w:rsidRPr="00BC6CC4" w:rsidRDefault="009A6B31" w:rsidP="00AC2D81">
            <w:pPr>
              <w:pStyle w:val="ListParagraph"/>
              <w:numPr>
                <w:ilvl w:val="0"/>
                <w:numId w:val="4"/>
              </w:numPr>
              <w:ind w:left="1499" w:hanging="1139"/>
              <w:jc w:val="both"/>
              <w:rPr>
                <w:lang w:val="de-CH"/>
              </w:rPr>
            </w:pPr>
            <w:r w:rsidRPr="00BC6CC4">
              <w:rPr>
                <w:lang w:val="de-CH"/>
              </w:rPr>
              <w:t>Nutzer klickt auf Suchen</w:t>
            </w:r>
            <w:r w:rsidR="00BC6CC4">
              <w:rPr>
                <w:lang w:val="de-CH"/>
              </w:rPr>
              <w:t xml:space="preserve"> und System zeigt </w:t>
            </w:r>
            <w:r w:rsidRPr="00BC6CC4">
              <w:rPr>
                <w:lang w:val="de-CH"/>
              </w:rPr>
              <w:t>Liste mit allen verfügbaren (den Kriterie</w:t>
            </w:r>
            <w:r w:rsidR="00BC6CC4">
              <w:rPr>
                <w:lang w:val="de-CH"/>
              </w:rPr>
              <w:t>n entsprechenden) Reservationen</w:t>
            </w:r>
          </w:p>
          <w:p w14:paraId="338F2DF2" w14:textId="77777777" w:rsidR="009A6B31" w:rsidRDefault="009A6B31" w:rsidP="00AC2D81">
            <w:pPr>
              <w:pStyle w:val="ListParagraph"/>
              <w:numPr>
                <w:ilvl w:val="0"/>
                <w:numId w:val="4"/>
              </w:numPr>
              <w:ind w:left="1499" w:hanging="1139"/>
              <w:jc w:val="both"/>
              <w:rPr>
                <w:lang w:val="de-CH"/>
              </w:rPr>
            </w:pPr>
            <w:r>
              <w:rPr>
                <w:lang w:val="de-CH"/>
              </w:rPr>
              <w:t>Nutzer kann über Link und Button ins Detail einer Ressource wechseln</w:t>
            </w:r>
          </w:p>
          <w:p w14:paraId="338F2DF3" w14:textId="77777777" w:rsidR="009A6B31" w:rsidRDefault="009A6B31" w:rsidP="00AC2D81">
            <w:pPr>
              <w:pStyle w:val="ListParagraph"/>
              <w:numPr>
                <w:ilvl w:val="0"/>
                <w:numId w:val="4"/>
              </w:numPr>
              <w:ind w:left="1499" w:hanging="1139"/>
              <w:jc w:val="both"/>
              <w:rPr>
                <w:lang w:val="de-CH"/>
              </w:rPr>
            </w:pPr>
            <w:r>
              <w:rPr>
                <w:lang w:val="de-CH"/>
              </w:rPr>
              <w:t>Informationen zur Ressource werden im Sidepanel angezeigt</w:t>
            </w:r>
          </w:p>
          <w:p w14:paraId="338F2DF4" w14:textId="77777777" w:rsidR="009A6B31" w:rsidRDefault="009A6B31" w:rsidP="00AC2D81">
            <w:pPr>
              <w:pStyle w:val="ListParagraph"/>
              <w:numPr>
                <w:ilvl w:val="0"/>
                <w:numId w:val="4"/>
              </w:numPr>
              <w:ind w:left="1499" w:hanging="1139"/>
              <w:jc w:val="both"/>
              <w:rPr>
                <w:lang w:val="de-CH"/>
              </w:rPr>
            </w:pPr>
            <w:r>
              <w:rPr>
                <w:lang w:val="de-CH"/>
              </w:rPr>
              <w:t>Nutzer kann im Detail Reservationsdaten erfassen</w:t>
            </w:r>
            <w:r w:rsidR="00076A26">
              <w:rPr>
                <w:lang w:val="de-CH"/>
              </w:rPr>
              <w:t xml:space="preserve"> und Reservation abschliessen</w:t>
            </w:r>
          </w:p>
          <w:p w14:paraId="338F2DF5" w14:textId="77777777" w:rsidR="00E824DC" w:rsidRDefault="00E824DC" w:rsidP="00AC2D81">
            <w:pPr>
              <w:pStyle w:val="ListParagraph"/>
              <w:numPr>
                <w:ilvl w:val="0"/>
                <w:numId w:val="4"/>
              </w:numPr>
              <w:ind w:left="1499" w:hanging="1139"/>
              <w:jc w:val="both"/>
              <w:rPr>
                <w:lang w:val="de-CH"/>
              </w:rPr>
            </w:pPr>
            <w:r>
              <w:rPr>
                <w:lang w:val="de-CH"/>
              </w:rPr>
              <w:t>Summary Page wird angezeigt, bei entsprechender Berechtigung</w:t>
            </w:r>
          </w:p>
          <w:p w14:paraId="338F2DF6" w14:textId="77777777" w:rsidR="00E824DC" w:rsidRPr="00E824DC" w:rsidRDefault="00E824DC" w:rsidP="00E824DC">
            <w:pPr>
              <w:jc w:val="both"/>
              <w:rPr>
                <w:lang w:val="de-CH"/>
              </w:rPr>
            </w:pPr>
          </w:p>
        </w:tc>
      </w:tr>
      <w:tr w:rsidR="00395D64" w:rsidRPr="008F19B5" w14:paraId="338F2E04"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DF8" w14:textId="77777777" w:rsidR="00395D64" w:rsidRDefault="00395D64" w:rsidP="008C6CFF">
            <w:pPr>
              <w:tabs>
                <w:tab w:val="left" w:pos="5220"/>
              </w:tabs>
              <w:rPr>
                <w:b/>
                <w:bCs/>
                <w:lang w:val="de-DE"/>
              </w:rPr>
            </w:pPr>
            <w:r>
              <w:rPr>
                <w:b/>
                <w:bCs/>
                <w:lang w:val="de-DE"/>
              </w:rPr>
              <w:t>Alternativszenario</w:t>
            </w:r>
          </w:p>
        </w:tc>
        <w:tc>
          <w:tcPr>
            <w:tcW w:w="7938" w:type="dxa"/>
            <w:gridSpan w:val="5"/>
            <w:tcBorders>
              <w:top w:val="single" w:sz="4" w:space="0" w:color="auto"/>
              <w:left w:val="single" w:sz="4" w:space="0" w:color="auto"/>
              <w:bottom w:val="single" w:sz="4" w:space="0" w:color="auto"/>
              <w:right w:val="single" w:sz="4" w:space="0" w:color="auto"/>
            </w:tcBorders>
          </w:tcPr>
          <w:p w14:paraId="338F2DF9" w14:textId="77777777" w:rsidR="00EC1C09" w:rsidRDefault="00EC1C09" w:rsidP="00EC1C09">
            <w:pPr>
              <w:tabs>
                <w:tab w:val="left" w:pos="5220"/>
              </w:tabs>
              <w:jc w:val="both"/>
              <w:rPr>
                <w:lang w:val="de-DE"/>
              </w:rPr>
            </w:pPr>
            <w:r>
              <w:rPr>
                <w:lang w:val="de-DE"/>
              </w:rPr>
              <w:t>Kein Suchresultat gefunden</w:t>
            </w:r>
          </w:p>
          <w:p w14:paraId="338F2DFA" w14:textId="77777777" w:rsidR="00C16C52" w:rsidRDefault="00C16C52" w:rsidP="00C16C52">
            <w:pPr>
              <w:tabs>
                <w:tab w:val="left" w:pos="5220"/>
              </w:tabs>
              <w:jc w:val="both"/>
              <w:rPr>
                <w:b/>
                <w:bCs/>
                <w:lang w:val="de-DE"/>
              </w:rPr>
            </w:pPr>
          </w:p>
          <w:p w14:paraId="338F2DFB" w14:textId="77777777" w:rsidR="00C16C52" w:rsidRDefault="00EC1C09" w:rsidP="00C16C52">
            <w:pPr>
              <w:tabs>
                <w:tab w:val="left" w:pos="5220"/>
              </w:tabs>
              <w:jc w:val="both"/>
              <w:rPr>
                <w:color w:val="000000" w:themeColor="text1"/>
                <w:lang w:val="de-DE"/>
              </w:rPr>
            </w:pPr>
            <w:r w:rsidRPr="00A64298">
              <w:rPr>
                <w:lang w:val="de-DE"/>
              </w:rPr>
              <w:t>Alternativ Szenario (UC 201.005 „Alternative Suchresultate anzeigen“) kommt zum Tragen</w:t>
            </w:r>
            <w:r w:rsidR="005C156D">
              <w:rPr>
                <w:lang w:val="de-DE"/>
              </w:rPr>
              <w:t xml:space="preserve">. Grundsätzlich ist es so, dass unterhalb der Fehlermeldung im Tab „Suchresultate“ sequentiell (einer nach dem anderen) Alternativvorschläge </w:t>
            </w:r>
            <w:r w:rsidR="00A64298">
              <w:rPr>
                <w:lang w:val="de-DE"/>
              </w:rPr>
              <w:t xml:space="preserve">als klickbare Links </w:t>
            </w:r>
            <w:r w:rsidR="005C156D">
              <w:rPr>
                <w:lang w:val="de-DE"/>
              </w:rPr>
              <w:t>geladen werden. Alternative Vorschläge sind wie folgt aufgebaut</w:t>
            </w:r>
            <w:r w:rsidR="00A64298">
              <w:rPr>
                <w:lang w:val="de-DE"/>
              </w:rPr>
              <w:t xml:space="preserve">: Text und in Klammer die Anzahl der gefunden Objekte (Beispiel: </w:t>
            </w:r>
            <w:r w:rsidR="00C16C52" w:rsidRPr="00C16C52">
              <w:rPr>
                <w:color w:val="0070C0"/>
                <w:u w:val="single"/>
                <w:lang w:val="de-DE"/>
              </w:rPr>
              <w:t>Freie Ressourcen ohne Berücksichtigung des Equipments (23)</w:t>
            </w:r>
            <w:r w:rsidR="00A64298">
              <w:rPr>
                <w:color w:val="000000" w:themeColor="text1"/>
                <w:lang w:val="de-DE"/>
              </w:rPr>
              <w:t>). Durch klicken dieses Links werden automatisch die 23 Ressourcen angezeigt. Die Suchkriterien (Sidepanel) bleiben unverändert).</w:t>
            </w:r>
          </w:p>
          <w:p w14:paraId="338F2DFC" w14:textId="77777777" w:rsidR="00C16C52" w:rsidRDefault="00C16C52" w:rsidP="00C16C52">
            <w:pPr>
              <w:tabs>
                <w:tab w:val="left" w:pos="5220"/>
              </w:tabs>
              <w:jc w:val="both"/>
              <w:rPr>
                <w:b/>
                <w:bCs/>
                <w:color w:val="000000" w:themeColor="text1"/>
                <w:lang w:val="de-DE"/>
              </w:rPr>
            </w:pPr>
          </w:p>
          <w:p w14:paraId="338F2DFD" w14:textId="77777777" w:rsidR="00C16C52" w:rsidRDefault="00A64298" w:rsidP="00C16C52">
            <w:pPr>
              <w:tabs>
                <w:tab w:val="left" w:pos="5220"/>
              </w:tabs>
              <w:jc w:val="both"/>
              <w:rPr>
                <w:color w:val="000000" w:themeColor="text1"/>
                <w:lang w:val="de-DE"/>
              </w:rPr>
            </w:pPr>
            <w:r>
              <w:rPr>
                <w:color w:val="000000" w:themeColor="text1"/>
                <w:lang w:val="de-DE"/>
              </w:rPr>
              <w:t>Aktuell sind folgende Alternativen bekannt:</w:t>
            </w:r>
          </w:p>
          <w:p w14:paraId="338F2DFE" w14:textId="77777777" w:rsidR="00C16C52" w:rsidRDefault="00A64298" w:rsidP="00C16C52">
            <w:pPr>
              <w:pStyle w:val="ListParagraph"/>
              <w:numPr>
                <w:ilvl w:val="0"/>
                <w:numId w:val="24"/>
              </w:numPr>
              <w:tabs>
                <w:tab w:val="left" w:pos="5220"/>
              </w:tabs>
              <w:jc w:val="both"/>
              <w:rPr>
                <w:color w:val="000000" w:themeColor="text1"/>
                <w:lang w:val="de-DE"/>
              </w:rPr>
            </w:pPr>
            <w:r>
              <w:rPr>
                <w:color w:val="000000" w:themeColor="text1"/>
                <w:lang w:val="de-DE"/>
              </w:rPr>
              <w:t>Freie Ressourcen ohne Berücksichtigung des Equipments (</w:t>
            </w:r>
            <w:r w:rsidR="00C16C52" w:rsidRPr="00C16C52">
              <w:rPr>
                <w:b/>
                <w:color w:val="000000" w:themeColor="text1"/>
                <w:lang w:val="de-DE"/>
              </w:rPr>
              <w:t>nur Raum</w:t>
            </w:r>
            <w:r>
              <w:rPr>
                <w:color w:val="000000" w:themeColor="text1"/>
                <w:lang w:val="de-DE"/>
              </w:rPr>
              <w:t>)</w:t>
            </w:r>
          </w:p>
          <w:p w14:paraId="338F2DFF" w14:textId="77777777" w:rsidR="00C16C52" w:rsidRDefault="00A64298" w:rsidP="00C16C52">
            <w:pPr>
              <w:pStyle w:val="ListParagraph"/>
              <w:numPr>
                <w:ilvl w:val="0"/>
                <w:numId w:val="24"/>
              </w:numPr>
              <w:tabs>
                <w:tab w:val="left" w:pos="5220"/>
              </w:tabs>
              <w:jc w:val="both"/>
              <w:rPr>
                <w:color w:val="000000" w:themeColor="text1"/>
                <w:lang w:val="de-DE"/>
              </w:rPr>
            </w:pPr>
            <w:r>
              <w:rPr>
                <w:color w:val="000000" w:themeColor="text1"/>
                <w:lang w:val="de-DE"/>
              </w:rPr>
              <w:t>Freie Ressourcen ohne Berücksichtigung der Kapazitäten (</w:t>
            </w:r>
            <w:r w:rsidR="00C16C52" w:rsidRPr="00C16C52">
              <w:rPr>
                <w:b/>
                <w:color w:val="000000" w:themeColor="text1"/>
                <w:lang w:val="de-DE"/>
              </w:rPr>
              <w:t>nur Raum</w:t>
            </w:r>
            <w:r>
              <w:rPr>
                <w:color w:val="000000" w:themeColor="text1"/>
                <w:lang w:val="de-DE"/>
              </w:rPr>
              <w:t>)</w:t>
            </w:r>
          </w:p>
          <w:p w14:paraId="338F2E00" w14:textId="77777777" w:rsidR="00C16C52" w:rsidRDefault="00A64298" w:rsidP="00C16C52">
            <w:pPr>
              <w:pStyle w:val="ListParagraph"/>
              <w:numPr>
                <w:ilvl w:val="0"/>
                <w:numId w:val="24"/>
              </w:numPr>
              <w:tabs>
                <w:tab w:val="left" w:pos="5220"/>
              </w:tabs>
              <w:jc w:val="both"/>
              <w:rPr>
                <w:color w:val="000000" w:themeColor="text1"/>
                <w:lang w:val="de-DE"/>
              </w:rPr>
            </w:pPr>
            <w:r>
              <w:rPr>
                <w:color w:val="000000" w:themeColor="text1"/>
                <w:lang w:val="de-DE"/>
              </w:rPr>
              <w:t>Freie Ressourcen an alternativer Zeit</w:t>
            </w:r>
          </w:p>
          <w:p w14:paraId="338F2E01" w14:textId="77777777" w:rsidR="00C16C52" w:rsidRDefault="00A64298" w:rsidP="00C16C52">
            <w:pPr>
              <w:pStyle w:val="ListParagraph"/>
              <w:numPr>
                <w:ilvl w:val="0"/>
                <w:numId w:val="24"/>
              </w:numPr>
              <w:tabs>
                <w:tab w:val="left" w:pos="5220"/>
              </w:tabs>
              <w:jc w:val="both"/>
              <w:rPr>
                <w:rFonts w:cs="Tahoma"/>
                <w:color w:val="000000" w:themeColor="text1"/>
                <w:lang w:val="de-DE"/>
              </w:rPr>
            </w:pPr>
            <w:r>
              <w:rPr>
                <w:color w:val="000000" w:themeColor="text1"/>
                <w:lang w:val="de-DE"/>
              </w:rPr>
              <w:t>Freie Ressourcen ohne Berücksichtigung von ID, Bezeichnung und Typ</w:t>
            </w:r>
          </w:p>
          <w:p w14:paraId="338F2E02" w14:textId="77777777" w:rsidR="00C16C52" w:rsidRPr="00C16C52" w:rsidRDefault="002262EA" w:rsidP="00C16C52">
            <w:pPr>
              <w:pStyle w:val="ListParagraph"/>
              <w:numPr>
                <w:ilvl w:val="0"/>
                <w:numId w:val="24"/>
              </w:numPr>
              <w:tabs>
                <w:tab w:val="left" w:pos="5220"/>
              </w:tabs>
              <w:jc w:val="both"/>
              <w:rPr>
                <w:color w:val="000000" w:themeColor="text1"/>
                <w:lang w:val="de-DE"/>
              </w:rPr>
            </w:pPr>
            <w:r>
              <w:rPr>
                <w:color w:val="000000" w:themeColor="text1"/>
                <w:lang w:val="de-DE"/>
              </w:rPr>
              <w:t>Freie Ressourcen an einem nahen Standort</w:t>
            </w:r>
          </w:p>
          <w:p w14:paraId="338F2E03" w14:textId="77777777" w:rsidR="00C16C52" w:rsidRPr="00C16C52" w:rsidRDefault="00C16C52" w:rsidP="00C16C52">
            <w:pPr>
              <w:tabs>
                <w:tab w:val="left" w:pos="5220"/>
              </w:tabs>
              <w:jc w:val="both"/>
              <w:rPr>
                <w:color w:val="000000" w:themeColor="text1"/>
                <w:u w:val="single"/>
                <w:lang w:val="de-DE"/>
              </w:rPr>
            </w:pPr>
          </w:p>
        </w:tc>
      </w:tr>
      <w:tr w:rsidR="00395D64" w:rsidRPr="00395D64" w14:paraId="338F2E09"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E05" w14:textId="77777777" w:rsidR="00395D64" w:rsidRDefault="00395D64" w:rsidP="008C6CFF">
            <w:pPr>
              <w:tabs>
                <w:tab w:val="left" w:pos="5220"/>
              </w:tabs>
              <w:rPr>
                <w:b/>
                <w:bCs/>
                <w:lang w:val="de-DE"/>
              </w:rPr>
            </w:pPr>
            <w:r>
              <w:rPr>
                <w:b/>
                <w:bCs/>
                <w:lang w:val="de-DE"/>
              </w:rPr>
              <w:lastRenderedPageBreak/>
              <w:t>Ausnahmeszenario</w:t>
            </w:r>
          </w:p>
        </w:tc>
        <w:tc>
          <w:tcPr>
            <w:tcW w:w="7938" w:type="dxa"/>
            <w:gridSpan w:val="5"/>
            <w:tcBorders>
              <w:top w:val="single" w:sz="4" w:space="0" w:color="auto"/>
              <w:left w:val="single" w:sz="4" w:space="0" w:color="auto"/>
              <w:bottom w:val="single" w:sz="4" w:space="0" w:color="auto"/>
              <w:right w:val="single" w:sz="4" w:space="0" w:color="auto"/>
            </w:tcBorders>
          </w:tcPr>
          <w:p w14:paraId="338F2E06" w14:textId="77777777" w:rsidR="00302618" w:rsidRDefault="00302618" w:rsidP="00432E33">
            <w:pPr>
              <w:tabs>
                <w:tab w:val="left" w:pos="5220"/>
              </w:tabs>
              <w:jc w:val="both"/>
              <w:rPr>
                <w:lang w:val="de-DE"/>
              </w:rPr>
            </w:pPr>
          </w:p>
          <w:p w14:paraId="338F2E07" w14:textId="77777777" w:rsidR="005275B9" w:rsidRDefault="008A1628" w:rsidP="00432E33">
            <w:pPr>
              <w:tabs>
                <w:tab w:val="left" w:pos="5220"/>
              </w:tabs>
              <w:jc w:val="both"/>
              <w:rPr>
                <w:lang w:val="de-DE"/>
              </w:rPr>
            </w:pPr>
            <w:r>
              <w:rPr>
                <w:lang w:val="de-DE"/>
              </w:rPr>
              <w:t>Kein Suchresultat gefunden</w:t>
            </w:r>
          </w:p>
          <w:p w14:paraId="338F2E08" w14:textId="77777777" w:rsidR="00C16C52" w:rsidRDefault="00302618" w:rsidP="00C16C52">
            <w:pPr>
              <w:pStyle w:val="ListParagraph"/>
              <w:numPr>
                <w:ilvl w:val="0"/>
                <w:numId w:val="6"/>
              </w:numPr>
              <w:tabs>
                <w:tab w:val="left" w:pos="5220"/>
              </w:tabs>
              <w:jc w:val="both"/>
              <w:rPr>
                <w:rFonts w:cs="Tahoma"/>
                <w:lang w:val="de-DE"/>
              </w:rPr>
            </w:pPr>
            <w:r>
              <w:rPr>
                <w:lang w:val="de-DE"/>
              </w:rPr>
              <w:t>Globale Fehlermeldung wird ausgegeben</w:t>
            </w:r>
            <w:r w:rsidR="00A64298">
              <w:rPr>
                <w:lang w:val="de-DE"/>
              </w:rPr>
              <w:t xml:space="preserve">: </w:t>
            </w:r>
            <w:r w:rsidR="00C16C52" w:rsidRPr="00C16C52">
              <w:rPr>
                <w:i/>
                <w:lang w:val="de-DE"/>
              </w:rPr>
              <w:t>Keine verfügbaren Ressourcen gefunden. Ändern Sie die Suchkriterien oder wählen Sie eine Alternative</w:t>
            </w:r>
            <w:r w:rsidR="00A64298">
              <w:rPr>
                <w:lang w:val="de-DE"/>
              </w:rPr>
              <w:t>.</w:t>
            </w:r>
            <w:r>
              <w:rPr>
                <w:lang w:val="de-DE"/>
              </w:rPr>
              <w:t xml:space="preserve"> </w:t>
            </w:r>
          </w:p>
        </w:tc>
      </w:tr>
      <w:tr w:rsidR="00926E49" w:rsidRPr="00395D64" w14:paraId="338F2E0C"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E0A" w14:textId="77777777" w:rsidR="00926E49" w:rsidRDefault="00926E49" w:rsidP="008C6CFF">
            <w:pPr>
              <w:tabs>
                <w:tab w:val="left" w:pos="5220"/>
              </w:tabs>
              <w:rPr>
                <w:b/>
                <w:bCs/>
                <w:lang w:val="de-DE"/>
              </w:rPr>
            </w:pPr>
            <w:r>
              <w:rPr>
                <w:b/>
                <w:bCs/>
                <w:lang w:val="de-DE"/>
              </w:rPr>
              <w:t>Fehlerbehandlung</w:t>
            </w:r>
          </w:p>
        </w:tc>
        <w:tc>
          <w:tcPr>
            <w:tcW w:w="7938" w:type="dxa"/>
            <w:gridSpan w:val="5"/>
            <w:tcBorders>
              <w:top w:val="single" w:sz="4" w:space="0" w:color="auto"/>
              <w:left w:val="single" w:sz="4" w:space="0" w:color="auto"/>
              <w:bottom w:val="single" w:sz="4" w:space="0" w:color="auto"/>
              <w:right w:val="single" w:sz="4" w:space="0" w:color="auto"/>
            </w:tcBorders>
          </w:tcPr>
          <w:p w14:paraId="338F2E0B" w14:textId="77777777" w:rsidR="00926E49" w:rsidRDefault="002262EA" w:rsidP="00432E33">
            <w:pPr>
              <w:tabs>
                <w:tab w:val="left" w:pos="5220"/>
              </w:tabs>
              <w:jc w:val="both"/>
              <w:rPr>
                <w:lang w:val="de-DE"/>
              </w:rPr>
            </w:pPr>
            <w:r>
              <w:rPr>
                <w:lang w:val="de-DE"/>
              </w:rPr>
              <w:t>Siehe Alternativ Szenario</w:t>
            </w:r>
          </w:p>
        </w:tc>
      </w:tr>
      <w:tr w:rsidR="00395D64" w:rsidRPr="008F19B5" w14:paraId="338F2E31"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E0D" w14:textId="77777777" w:rsidR="00395D64" w:rsidRDefault="00395D64" w:rsidP="008C6CFF">
            <w:pPr>
              <w:tabs>
                <w:tab w:val="left" w:pos="5220"/>
              </w:tabs>
              <w:rPr>
                <w:b/>
                <w:bCs/>
                <w:lang w:val="de-DE"/>
              </w:rPr>
            </w:pPr>
            <w:r>
              <w:rPr>
                <w:b/>
                <w:bCs/>
                <w:lang w:val="de-DE"/>
              </w:rPr>
              <w:t>Regeln + Bedingungen</w:t>
            </w:r>
          </w:p>
        </w:tc>
        <w:tc>
          <w:tcPr>
            <w:tcW w:w="7938" w:type="dxa"/>
            <w:gridSpan w:val="5"/>
            <w:tcBorders>
              <w:top w:val="single" w:sz="4" w:space="0" w:color="auto"/>
              <w:left w:val="single" w:sz="4" w:space="0" w:color="auto"/>
              <w:bottom w:val="single" w:sz="4" w:space="0" w:color="auto"/>
              <w:right w:val="single" w:sz="4" w:space="0" w:color="auto"/>
            </w:tcBorders>
          </w:tcPr>
          <w:p w14:paraId="338F2E0E" w14:textId="77777777" w:rsidR="00302618" w:rsidRDefault="00302618" w:rsidP="00AC2D81">
            <w:pPr>
              <w:pStyle w:val="ListParagraph"/>
              <w:numPr>
                <w:ilvl w:val="0"/>
                <w:numId w:val="3"/>
              </w:numPr>
              <w:tabs>
                <w:tab w:val="left" w:pos="5220"/>
              </w:tabs>
              <w:jc w:val="both"/>
              <w:rPr>
                <w:lang w:val="de-CH"/>
              </w:rPr>
            </w:pPr>
            <w:r>
              <w:rPr>
                <w:lang w:val="de-CH"/>
              </w:rPr>
              <w:t>Implementation der Funktionsrechte</w:t>
            </w:r>
          </w:p>
          <w:p w14:paraId="338F2E0F" w14:textId="77777777" w:rsidR="00302618" w:rsidRDefault="00302618" w:rsidP="00AC2D81">
            <w:pPr>
              <w:pStyle w:val="ListParagraph"/>
              <w:numPr>
                <w:ilvl w:val="1"/>
                <w:numId w:val="3"/>
              </w:numPr>
              <w:tabs>
                <w:tab w:val="left" w:pos="5220"/>
              </w:tabs>
              <w:jc w:val="both"/>
              <w:rPr>
                <w:lang w:val="de-CH"/>
              </w:rPr>
            </w:pPr>
            <w:r>
              <w:rPr>
                <w:lang w:val="de-CH"/>
              </w:rPr>
              <w:t>Darf Meetingräume reservieren</w:t>
            </w:r>
          </w:p>
          <w:p w14:paraId="338F2E10" w14:textId="77777777" w:rsidR="00C2131A" w:rsidRDefault="00C2131A" w:rsidP="00AC2D81">
            <w:pPr>
              <w:pStyle w:val="ListParagraph"/>
              <w:numPr>
                <w:ilvl w:val="1"/>
                <w:numId w:val="3"/>
              </w:numPr>
              <w:tabs>
                <w:tab w:val="left" w:pos="5220"/>
              </w:tabs>
              <w:jc w:val="both"/>
              <w:rPr>
                <w:lang w:val="de-CH"/>
              </w:rPr>
            </w:pPr>
            <w:r>
              <w:rPr>
                <w:lang w:val="de-CH"/>
              </w:rPr>
              <w:t>Darf Arbeitsplätze reservieren</w:t>
            </w:r>
          </w:p>
          <w:p w14:paraId="338F2E11" w14:textId="77777777" w:rsidR="00C2131A" w:rsidRDefault="00C2131A" w:rsidP="00AC2D81">
            <w:pPr>
              <w:pStyle w:val="ListParagraph"/>
              <w:numPr>
                <w:ilvl w:val="1"/>
                <w:numId w:val="3"/>
              </w:numPr>
              <w:tabs>
                <w:tab w:val="left" w:pos="5220"/>
              </w:tabs>
              <w:jc w:val="both"/>
              <w:rPr>
                <w:lang w:val="de-CH"/>
              </w:rPr>
            </w:pPr>
            <w:r>
              <w:rPr>
                <w:lang w:val="de-CH"/>
              </w:rPr>
              <w:t>Darf Parkplätze reservieren</w:t>
            </w:r>
          </w:p>
          <w:p w14:paraId="338F2E12" w14:textId="77777777" w:rsidR="00C2131A" w:rsidRDefault="00C2131A" w:rsidP="00AC2D81">
            <w:pPr>
              <w:pStyle w:val="ListParagraph"/>
              <w:numPr>
                <w:ilvl w:val="1"/>
                <w:numId w:val="3"/>
              </w:numPr>
              <w:tabs>
                <w:tab w:val="left" w:pos="5220"/>
              </w:tabs>
              <w:jc w:val="both"/>
              <w:rPr>
                <w:lang w:val="de-CH"/>
              </w:rPr>
            </w:pPr>
            <w:r>
              <w:rPr>
                <w:lang w:val="de-CH"/>
              </w:rPr>
              <w:t>Darf Equipment reservieren</w:t>
            </w:r>
          </w:p>
          <w:p w14:paraId="338F2E13" w14:textId="77777777" w:rsidR="0044140C" w:rsidRDefault="0044140C" w:rsidP="00AC2D81">
            <w:pPr>
              <w:pStyle w:val="ListParagraph"/>
              <w:numPr>
                <w:ilvl w:val="1"/>
                <w:numId w:val="3"/>
              </w:numPr>
              <w:tabs>
                <w:tab w:val="left" w:pos="5220"/>
              </w:tabs>
              <w:jc w:val="both"/>
              <w:rPr>
                <w:lang w:val="de-CH"/>
              </w:rPr>
            </w:pPr>
            <w:r>
              <w:rPr>
                <w:lang w:val="de-CH"/>
              </w:rPr>
              <w:t>Darf in Vergangenheit reservieren</w:t>
            </w:r>
          </w:p>
          <w:p w14:paraId="338F2E14" w14:textId="77777777" w:rsidR="00076A26" w:rsidRDefault="00076A26" w:rsidP="00AC2D81">
            <w:pPr>
              <w:pStyle w:val="ListParagraph"/>
              <w:numPr>
                <w:ilvl w:val="1"/>
                <w:numId w:val="3"/>
              </w:numPr>
              <w:tabs>
                <w:tab w:val="left" w:pos="5220"/>
              </w:tabs>
              <w:jc w:val="both"/>
              <w:rPr>
                <w:lang w:val="de-CH"/>
              </w:rPr>
            </w:pPr>
            <w:r>
              <w:rPr>
                <w:lang w:val="de-CH"/>
              </w:rPr>
              <w:t>Summary Page anzeigen</w:t>
            </w:r>
          </w:p>
          <w:p w14:paraId="338F2E15" w14:textId="77777777" w:rsidR="0017361C" w:rsidRDefault="0017361C" w:rsidP="00AC2D81">
            <w:pPr>
              <w:pStyle w:val="ListParagraph"/>
              <w:numPr>
                <w:ilvl w:val="1"/>
                <w:numId w:val="3"/>
              </w:numPr>
              <w:tabs>
                <w:tab w:val="left" w:pos="5220"/>
              </w:tabs>
              <w:jc w:val="both"/>
              <w:rPr>
                <w:lang w:val="de-CH"/>
              </w:rPr>
            </w:pPr>
            <w:r>
              <w:rPr>
                <w:lang w:val="de-CH"/>
              </w:rPr>
              <w:t>Darf Bis-Datum erfassen</w:t>
            </w:r>
          </w:p>
          <w:p w14:paraId="338F2E16" w14:textId="77777777" w:rsidR="002E7694" w:rsidRDefault="002E7694" w:rsidP="00AC2D81">
            <w:pPr>
              <w:pStyle w:val="ListParagraph"/>
              <w:numPr>
                <w:ilvl w:val="1"/>
                <w:numId w:val="3"/>
              </w:numPr>
              <w:tabs>
                <w:tab w:val="left" w:pos="5220"/>
              </w:tabs>
              <w:jc w:val="both"/>
              <w:rPr>
                <w:lang w:val="de-CH"/>
              </w:rPr>
            </w:pPr>
            <w:r>
              <w:rPr>
                <w:lang w:val="de-CH"/>
              </w:rPr>
              <w:t>Darf Private Reservationen erstellen</w:t>
            </w:r>
          </w:p>
          <w:p w14:paraId="338F2E17" w14:textId="77777777" w:rsidR="00DE7CFF" w:rsidRPr="00DE7CFF" w:rsidRDefault="00DE7CFF" w:rsidP="00AC2D81">
            <w:pPr>
              <w:pStyle w:val="ListParagraph"/>
              <w:numPr>
                <w:ilvl w:val="1"/>
                <w:numId w:val="3"/>
              </w:numPr>
              <w:tabs>
                <w:tab w:val="left" w:pos="5220"/>
              </w:tabs>
              <w:jc w:val="both"/>
              <w:rPr>
                <w:lang w:val="de-CH"/>
              </w:rPr>
            </w:pPr>
            <w:r>
              <w:rPr>
                <w:lang w:val="de-DE"/>
              </w:rPr>
              <w:t>darf Reservationen für Dritte ausführen</w:t>
            </w:r>
          </w:p>
          <w:p w14:paraId="338F2E18" w14:textId="77777777" w:rsidR="0058432C" w:rsidRPr="0058432C" w:rsidRDefault="0058432C" w:rsidP="00AC2D81">
            <w:pPr>
              <w:pStyle w:val="ListParagraph"/>
              <w:numPr>
                <w:ilvl w:val="1"/>
                <w:numId w:val="3"/>
              </w:numPr>
              <w:tabs>
                <w:tab w:val="left" w:pos="5220"/>
              </w:tabs>
              <w:jc w:val="both"/>
              <w:rPr>
                <w:lang w:val="de-CH"/>
              </w:rPr>
            </w:pPr>
            <w:r>
              <w:rPr>
                <w:lang w:val="de-DE"/>
              </w:rPr>
              <w:t>Darf Vor-/Nachlaufzeiten lesen</w:t>
            </w:r>
          </w:p>
          <w:p w14:paraId="338F2E19" w14:textId="77777777" w:rsidR="00DE7CFF" w:rsidRPr="00F00763" w:rsidRDefault="00DE7CFF" w:rsidP="00AC2D81">
            <w:pPr>
              <w:pStyle w:val="ListParagraph"/>
              <w:numPr>
                <w:ilvl w:val="1"/>
                <w:numId w:val="3"/>
              </w:numPr>
              <w:tabs>
                <w:tab w:val="left" w:pos="5220"/>
              </w:tabs>
              <w:jc w:val="both"/>
              <w:rPr>
                <w:lang w:val="de-CH"/>
              </w:rPr>
            </w:pPr>
            <w:r>
              <w:rPr>
                <w:lang w:val="de-DE"/>
              </w:rPr>
              <w:t>Darf Vor</w:t>
            </w:r>
            <w:r w:rsidR="0058432C">
              <w:rPr>
                <w:lang w:val="de-DE"/>
              </w:rPr>
              <w:t>-/</w:t>
            </w:r>
            <w:r>
              <w:rPr>
                <w:lang w:val="de-DE"/>
              </w:rPr>
              <w:t>Nachlaufzeiten editieren</w:t>
            </w:r>
          </w:p>
          <w:p w14:paraId="338F2E1A" w14:textId="77777777" w:rsidR="00F00763" w:rsidRPr="005868A5" w:rsidRDefault="00F00763" w:rsidP="00AC2D81">
            <w:pPr>
              <w:pStyle w:val="ListParagraph"/>
              <w:numPr>
                <w:ilvl w:val="1"/>
                <w:numId w:val="3"/>
              </w:numPr>
              <w:shd w:val="clear" w:color="auto" w:fill="000080"/>
              <w:tabs>
                <w:tab w:val="left" w:pos="5220"/>
              </w:tabs>
              <w:jc w:val="both"/>
              <w:rPr>
                <w:lang w:val="de-CH"/>
              </w:rPr>
            </w:pPr>
            <w:r>
              <w:rPr>
                <w:lang w:val="de-DE"/>
              </w:rPr>
              <w:t>Darf Zuschläge/Rabatte erfassen</w:t>
            </w:r>
          </w:p>
          <w:p w14:paraId="338F2E1B" w14:textId="77777777" w:rsidR="005868A5" w:rsidRPr="001077E0" w:rsidRDefault="005868A5" w:rsidP="00AC2D81">
            <w:pPr>
              <w:pStyle w:val="ListParagraph"/>
              <w:numPr>
                <w:ilvl w:val="1"/>
                <w:numId w:val="3"/>
              </w:numPr>
              <w:tabs>
                <w:tab w:val="left" w:pos="5220"/>
              </w:tabs>
              <w:jc w:val="both"/>
              <w:rPr>
                <w:ins w:id="3" w:author="Tim Bänziger" w:date="2010-01-25T12:06:00Z"/>
                <w:lang w:val="de-CH"/>
                <w:rPrChange w:id="4" w:author="Tim Bänziger" w:date="2010-01-25T12:06:00Z">
                  <w:rPr>
                    <w:ins w:id="5" w:author="Tim Bänziger" w:date="2010-01-25T12:06:00Z"/>
                    <w:lang w:val="de-DE"/>
                  </w:rPr>
                </w:rPrChange>
              </w:rPr>
            </w:pPr>
            <w:r>
              <w:rPr>
                <w:lang w:val="de-DE"/>
              </w:rPr>
              <w:t xml:space="preserve">Darf Reservationsnotifikationen </w:t>
            </w:r>
            <w:commentRangeStart w:id="6"/>
            <w:r>
              <w:rPr>
                <w:lang w:val="de-DE"/>
              </w:rPr>
              <w:t>unterdrücken</w:t>
            </w:r>
            <w:commentRangeEnd w:id="6"/>
            <w:r>
              <w:rPr>
                <w:rStyle w:val="CommentReference"/>
              </w:rPr>
              <w:commentReference w:id="6"/>
            </w:r>
          </w:p>
          <w:p w14:paraId="338F2E1C" w14:textId="77777777" w:rsidR="00A519A7" w:rsidRDefault="001077E0" w:rsidP="00A519A7">
            <w:pPr>
              <w:pStyle w:val="ListParagraph"/>
              <w:numPr>
                <w:ilvl w:val="1"/>
                <w:numId w:val="3"/>
              </w:numPr>
              <w:tabs>
                <w:tab w:val="left" w:pos="5220"/>
              </w:tabs>
              <w:rPr>
                <w:lang w:val="de-CH"/>
              </w:rPr>
              <w:pPrChange w:id="7" w:author="Tim Bänziger" w:date="2010-01-25T12:06:00Z">
                <w:pPr>
                  <w:pStyle w:val="ListParagraph"/>
                  <w:numPr>
                    <w:ilvl w:val="1"/>
                    <w:numId w:val="3"/>
                  </w:numPr>
                  <w:tabs>
                    <w:tab w:val="left" w:pos="5220"/>
                  </w:tabs>
                  <w:ind w:left="1440" w:hanging="360"/>
                  <w:jc w:val="both"/>
                </w:pPr>
              </w:pPrChange>
            </w:pPr>
            <w:ins w:id="8" w:author="Tim Bänziger" w:date="2010-01-25T12:06:00Z">
              <w:r>
                <w:rPr>
                  <w:lang w:val="de-DE"/>
                </w:rPr>
                <w:t>darf vertrauliche Bemerkungen administrieren</w:t>
              </w:r>
            </w:ins>
          </w:p>
          <w:p w14:paraId="338F2E1D" w14:textId="77777777" w:rsidR="006643D8" w:rsidRDefault="00302618" w:rsidP="00AC2D81">
            <w:pPr>
              <w:pStyle w:val="ListParagraph"/>
              <w:numPr>
                <w:ilvl w:val="0"/>
                <w:numId w:val="3"/>
              </w:numPr>
              <w:tabs>
                <w:tab w:val="left" w:pos="5220"/>
              </w:tabs>
              <w:jc w:val="both"/>
              <w:rPr>
                <w:lang w:val="de-CH"/>
              </w:rPr>
            </w:pPr>
            <w:r>
              <w:rPr>
                <w:lang w:val="de-CH"/>
              </w:rPr>
              <w:t>Minimal ein (1) Funktionsrecht für einer Ressourcen muss vorhanden sein</w:t>
            </w:r>
          </w:p>
          <w:p w14:paraId="338F2E1E" w14:textId="77777777" w:rsidR="00302618" w:rsidRPr="00302618" w:rsidRDefault="00302618" w:rsidP="00AC2D81">
            <w:pPr>
              <w:pStyle w:val="ListParagraph"/>
              <w:numPr>
                <w:ilvl w:val="0"/>
                <w:numId w:val="3"/>
              </w:numPr>
              <w:tabs>
                <w:tab w:val="left" w:pos="5220"/>
              </w:tabs>
              <w:jc w:val="both"/>
              <w:rPr>
                <w:highlight w:val="yellow"/>
                <w:lang w:val="de-CH"/>
              </w:rPr>
            </w:pPr>
            <w:r w:rsidRPr="00302618">
              <w:rPr>
                <w:highlight w:val="yellow"/>
                <w:lang w:val="de-CH"/>
              </w:rPr>
              <w:t>Defaults werden geladen (PF 302)</w:t>
            </w:r>
          </w:p>
          <w:p w14:paraId="338F2E1F" w14:textId="77777777" w:rsidR="00302618" w:rsidRDefault="0044140C" w:rsidP="00AC2D81">
            <w:pPr>
              <w:pStyle w:val="ListParagraph"/>
              <w:numPr>
                <w:ilvl w:val="0"/>
                <w:numId w:val="3"/>
              </w:numPr>
              <w:tabs>
                <w:tab w:val="left" w:pos="5220"/>
              </w:tabs>
              <w:jc w:val="both"/>
              <w:rPr>
                <w:lang w:val="de-CH"/>
              </w:rPr>
            </w:pPr>
            <w:r>
              <w:rPr>
                <w:lang w:val="de-CH"/>
              </w:rPr>
              <w:t>Globale Hinterlegung der Schritte des Zeitinterva</w:t>
            </w:r>
            <w:r w:rsidR="00E96D46">
              <w:rPr>
                <w:lang w:val="de-CH"/>
              </w:rPr>
              <w:t>l</w:t>
            </w:r>
            <w:r>
              <w:rPr>
                <w:lang w:val="de-CH"/>
              </w:rPr>
              <w:t>ls</w:t>
            </w:r>
          </w:p>
          <w:p w14:paraId="338F2E20" w14:textId="77777777" w:rsidR="0044140C" w:rsidRDefault="009D7BE4" w:rsidP="00AC2D81">
            <w:pPr>
              <w:pStyle w:val="ListParagraph"/>
              <w:numPr>
                <w:ilvl w:val="0"/>
                <w:numId w:val="3"/>
              </w:numPr>
              <w:tabs>
                <w:tab w:val="left" w:pos="5220"/>
              </w:tabs>
              <w:jc w:val="both"/>
              <w:rPr>
                <w:lang w:val="de-CH"/>
              </w:rPr>
            </w:pPr>
            <w:r>
              <w:rPr>
                <w:lang w:val="de-CH"/>
              </w:rPr>
              <w:t>Globale Hinterlegung der min. Vorlaufzeit (z</w:t>
            </w:r>
            <w:r w:rsidR="00250E2E">
              <w:rPr>
                <w:lang w:val="de-CH"/>
              </w:rPr>
              <w:t>.</w:t>
            </w:r>
            <w:r>
              <w:rPr>
                <w:lang w:val="de-CH"/>
              </w:rPr>
              <w:t>b. 30 Minuten vor Reservationsbeginn kann Reservation nicht mehr verändert werden). Dies gilt nicht, wenn das Funktionsrecht „</w:t>
            </w:r>
            <w:r w:rsidR="0052178E">
              <w:rPr>
                <w:lang w:val="de-CH"/>
              </w:rPr>
              <w:t>darf in Vergangenheit reservieren“ aktiviert ist)</w:t>
            </w:r>
          </w:p>
          <w:p w14:paraId="338F2E21" w14:textId="77777777" w:rsidR="00C83946" w:rsidRDefault="00C83946" w:rsidP="00AC2D81">
            <w:pPr>
              <w:pStyle w:val="ListParagraph"/>
              <w:numPr>
                <w:ilvl w:val="0"/>
                <w:numId w:val="3"/>
              </w:numPr>
              <w:tabs>
                <w:tab w:val="left" w:pos="5220"/>
              </w:tabs>
              <w:jc w:val="both"/>
              <w:rPr>
                <w:lang w:val="de-CH"/>
              </w:rPr>
            </w:pPr>
            <w:r>
              <w:rPr>
                <w:lang w:val="de-CH"/>
              </w:rPr>
              <w:t>Tab „Allgemein“ muss integriert werden (Detail der Reservation)</w:t>
            </w:r>
          </w:p>
          <w:p w14:paraId="338F2E22" w14:textId="77777777" w:rsidR="00C16C52" w:rsidRDefault="00C16C52" w:rsidP="00C16C52">
            <w:pPr>
              <w:pStyle w:val="ListParagraph"/>
              <w:numPr>
                <w:ilvl w:val="0"/>
                <w:numId w:val="3"/>
              </w:numPr>
              <w:contextualSpacing w:val="0"/>
              <w:rPr>
                <w:lang w:val="de-CH"/>
              </w:rPr>
            </w:pPr>
            <w:r w:rsidRPr="00C16C52">
              <w:rPr>
                <w:lang w:val="de-CH"/>
              </w:rPr>
              <w:t>Ressource ist zum gewählten Zeitpunkt verfügbar (Doppelbuchungen).</w:t>
            </w:r>
          </w:p>
          <w:p w14:paraId="338F2E23" w14:textId="77777777" w:rsidR="002331A9" w:rsidRDefault="002331A9" w:rsidP="00AC2D81">
            <w:pPr>
              <w:pStyle w:val="ListParagraph"/>
              <w:numPr>
                <w:ilvl w:val="0"/>
                <w:numId w:val="3"/>
              </w:numPr>
              <w:tabs>
                <w:tab w:val="left" w:pos="5220"/>
              </w:tabs>
              <w:jc w:val="both"/>
              <w:rPr>
                <w:lang w:val="de-CH"/>
              </w:rPr>
            </w:pPr>
            <w:r>
              <w:rPr>
                <w:lang w:val="de-CH"/>
              </w:rPr>
              <w:t>Globale Suchkriterien</w:t>
            </w:r>
          </w:p>
          <w:p w14:paraId="338F2E24" w14:textId="77777777" w:rsidR="002331A9" w:rsidRDefault="002331A9" w:rsidP="00AC2D81">
            <w:pPr>
              <w:pStyle w:val="ListParagraph"/>
              <w:numPr>
                <w:ilvl w:val="1"/>
                <w:numId w:val="6"/>
              </w:numPr>
              <w:tabs>
                <w:tab w:val="left" w:pos="5220"/>
              </w:tabs>
              <w:jc w:val="both"/>
              <w:rPr>
                <w:lang w:val="de-DE"/>
              </w:rPr>
            </w:pPr>
            <w:r>
              <w:rPr>
                <w:lang w:val="de-DE"/>
              </w:rPr>
              <w:t>Daten oder Funktionsrechte</w:t>
            </w:r>
          </w:p>
          <w:p w14:paraId="338F2E25" w14:textId="77777777" w:rsidR="002331A9" w:rsidRPr="008D7BDA" w:rsidRDefault="002331A9" w:rsidP="00AC2D81">
            <w:pPr>
              <w:pStyle w:val="ListParagraph"/>
              <w:numPr>
                <w:ilvl w:val="1"/>
                <w:numId w:val="6"/>
              </w:numPr>
              <w:tabs>
                <w:tab w:val="left" w:pos="5220"/>
              </w:tabs>
              <w:jc w:val="both"/>
              <w:rPr>
                <w:lang w:val="de-DE"/>
              </w:rPr>
            </w:pPr>
            <w:r w:rsidRPr="008D7BDA">
              <w:rPr>
                <w:lang w:val="de-DE"/>
              </w:rPr>
              <w:t>Ressourcen vorhanden, aber zurzeit gesperrt (UC 105.005)</w:t>
            </w:r>
          </w:p>
          <w:p w14:paraId="338F2E26" w14:textId="77777777" w:rsidR="002331A9" w:rsidRDefault="002331A9" w:rsidP="00AC2D81">
            <w:pPr>
              <w:pStyle w:val="ListParagraph"/>
              <w:numPr>
                <w:ilvl w:val="1"/>
                <w:numId w:val="6"/>
              </w:numPr>
              <w:tabs>
                <w:tab w:val="left" w:pos="5220"/>
              </w:tabs>
              <w:jc w:val="both"/>
              <w:rPr>
                <w:lang w:val="de-DE"/>
              </w:rPr>
            </w:pPr>
            <w:r>
              <w:rPr>
                <w:lang w:val="de-DE"/>
              </w:rPr>
              <w:t>Reservation zu kurzfristig (globales Lockmodus – s. oben Pt. 5)</w:t>
            </w:r>
          </w:p>
          <w:p w14:paraId="338F2E27" w14:textId="77777777" w:rsidR="00C16C52" w:rsidRDefault="00E96D46" w:rsidP="00C16C52">
            <w:pPr>
              <w:pStyle w:val="ListParagraph"/>
              <w:numPr>
                <w:ilvl w:val="0"/>
                <w:numId w:val="3"/>
              </w:numPr>
              <w:tabs>
                <w:tab w:val="left" w:pos="5220"/>
              </w:tabs>
              <w:jc w:val="both"/>
              <w:rPr>
                <w:rFonts w:cs="Tahoma"/>
                <w:lang w:val="de-DE"/>
              </w:rPr>
            </w:pPr>
            <w:r>
              <w:rPr>
                <w:b/>
                <w:lang w:val="de-DE"/>
              </w:rPr>
              <w:t xml:space="preserve">Reservationsabschluss: </w:t>
            </w:r>
            <w:r>
              <w:rPr>
                <w:lang w:val="de-DE"/>
              </w:rPr>
              <w:t>Der Reservationsabschluss endet immer in der Startansicht (Suche nach freien Ressourcen, gewählte Kalenderansicht, gewählte Planansicht, gewählte Listenansicht)</w:t>
            </w:r>
          </w:p>
          <w:p w14:paraId="338F2E28" w14:textId="77777777" w:rsidR="00C16C52" w:rsidRDefault="00C16C52" w:rsidP="00C16C52">
            <w:pPr>
              <w:pStyle w:val="ListParagraph"/>
              <w:numPr>
                <w:ilvl w:val="0"/>
                <w:numId w:val="3"/>
              </w:numPr>
              <w:tabs>
                <w:tab w:val="left" w:pos="5220"/>
              </w:tabs>
              <w:jc w:val="both"/>
              <w:rPr>
                <w:rFonts w:cs="Tahoma"/>
                <w:lang w:val="de-DE"/>
              </w:rPr>
            </w:pPr>
            <w:r w:rsidRPr="00C16C52">
              <w:rPr>
                <w:lang w:val="de-DE"/>
              </w:rPr>
              <w:t>Globale Hinterlegung der Default Anzahl Personen.</w:t>
            </w:r>
          </w:p>
          <w:p w14:paraId="338F2E29" w14:textId="77777777" w:rsidR="00C16C52" w:rsidRDefault="00C16C52" w:rsidP="00C16C52">
            <w:pPr>
              <w:tabs>
                <w:tab w:val="left" w:pos="5220"/>
              </w:tabs>
              <w:jc w:val="both"/>
              <w:rPr>
                <w:lang w:val="de-CH"/>
              </w:rPr>
            </w:pPr>
          </w:p>
          <w:p w14:paraId="338F2E2A" w14:textId="77777777" w:rsidR="00E96D46" w:rsidRPr="00134E62" w:rsidRDefault="00E96D46" w:rsidP="00E96D46">
            <w:pPr>
              <w:tabs>
                <w:tab w:val="left" w:pos="5220"/>
              </w:tabs>
              <w:jc w:val="both"/>
              <w:rPr>
                <w:b/>
                <w:lang w:val="de-CH"/>
              </w:rPr>
            </w:pPr>
            <w:commentRangeStart w:id="9"/>
            <w:r w:rsidRPr="00134E62">
              <w:rPr>
                <w:b/>
                <w:lang w:val="de-CH"/>
              </w:rPr>
              <w:t xml:space="preserve">Regeln für das </w:t>
            </w:r>
            <w:r>
              <w:rPr>
                <w:b/>
                <w:lang w:val="de-CH"/>
              </w:rPr>
              <w:t>gleichzeitige Buchen von Räumen mit</w:t>
            </w:r>
            <w:r w:rsidRPr="00134E62">
              <w:rPr>
                <w:b/>
                <w:lang w:val="de-CH"/>
              </w:rPr>
              <w:t xml:space="preserve"> Mobilem Equipment</w:t>
            </w:r>
            <w:r>
              <w:rPr>
                <w:b/>
                <w:lang w:val="de-CH"/>
              </w:rPr>
              <w:t xml:space="preserve"> </w:t>
            </w:r>
          </w:p>
          <w:p w14:paraId="338F2E2B" w14:textId="77777777" w:rsidR="00E96D46" w:rsidRDefault="00E96D46" w:rsidP="00E96D46">
            <w:pPr>
              <w:pStyle w:val="ListParagraph"/>
              <w:numPr>
                <w:ilvl w:val="0"/>
                <w:numId w:val="26"/>
              </w:numPr>
              <w:tabs>
                <w:tab w:val="left" w:pos="5220"/>
              </w:tabs>
              <w:jc w:val="both"/>
              <w:rPr>
                <w:lang w:val="de-CH"/>
              </w:rPr>
            </w:pPr>
            <w:r>
              <w:rPr>
                <w:lang w:val="de-CH"/>
              </w:rPr>
              <w:t>Equipment wird am gleichen Standort gesucht oder tiefer</w:t>
            </w:r>
          </w:p>
          <w:p w14:paraId="338F2E2C" w14:textId="77777777" w:rsidR="00E96D46" w:rsidRDefault="00E96D46" w:rsidP="00E96D46">
            <w:pPr>
              <w:pStyle w:val="ListParagraph"/>
              <w:numPr>
                <w:ilvl w:val="0"/>
                <w:numId w:val="26"/>
              </w:numPr>
              <w:tabs>
                <w:tab w:val="left" w:pos="5220"/>
              </w:tabs>
              <w:jc w:val="both"/>
              <w:rPr>
                <w:lang w:val="de-CH"/>
              </w:rPr>
            </w:pPr>
            <w:r>
              <w:rPr>
                <w:lang w:val="de-CH"/>
              </w:rPr>
              <w:t>Falls nichts vorhanden, wird Equipment in direkter Hierarchielinie aufwärts gesucht</w:t>
            </w:r>
          </w:p>
          <w:p w14:paraId="338F2E2D" w14:textId="77777777" w:rsidR="00E96D46" w:rsidRDefault="00E96D46" w:rsidP="00E96D46">
            <w:pPr>
              <w:pStyle w:val="ListParagraph"/>
              <w:numPr>
                <w:ilvl w:val="0"/>
                <w:numId w:val="26"/>
              </w:numPr>
              <w:tabs>
                <w:tab w:val="left" w:pos="5220"/>
              </w:tabs>
              <w:jc w:val="both"/>
              <w:rPr>
                <w:lang w:val="de-CH"/>
              </w:rPr>
            </w:pPr>
            <w:r>
              <w:rPr>
                <w:lang w:val="de-CH"/>
              </w:rPr>
              <w:t>Falls etwas gefunden mit höherer Hierachie, muss der Benutzer darauf aufmerksam gemacht werden</w:t>
            </w:r>
          </w:p>
          <w:p w14:paraId="338F2E2E" w14:textId="77777777" w:rsidR="00E96D46" w:rsidRDefault="00E96D46" w:rsidP="00E96D46">
            <w:pPr>
              <w:pStyle w:val="ListParagraph"/>
              <w:numPr>
                <w:ilvl w:val="0"/>
                <w:numId w:val="26"/>
              </w:numPr>
              <w:tabs>
                <w:tab w:val="left" w:pos="5220"/>
              </w:tabs>
              <w:jc w:val="both"/>
              <w:rPr>
                <w:lang w:val="de-CH"/>
              </w:rPr>
            </w:pPr>
            <w:r>
              <w:rPr>
                <w:lang w:val="de-CH"/>
              </w:rPr>
              <w:t>Es müssen genügend Datenrechte für die Buchung des Equipments vorhanden sein</w:t>
            </w:r>
          </w:p>
          <w:p w14:paraId="338F2E2F" w14:textId="77777777" w:rsidR="00E96D46" w:rsidRDefault="00E96D46" w:rsidP="00E96D46">
            <w:pPr>
              <w:pStyle w:val="ListParagraph"/>
              <w:numPr>
                <w:ilvl w:val="0"/>
                <w:numId w:val="26"/>
              </w:numPr>
              <w:tabs>
                <w:tab w:val="left" w:pos="5220"/>
              </w:tabs>
              <w:jc w:val="both"/>
              <w:rPr>
                <w:lang w:val="de-CH"/>
              </w:rPr>
            </w:pPr>
            <w:r>
              <w:rPr>
                <w:lang w:val="de-CH"/>
              </w:rPr>
              <w:t>Equipment muss verfügbar sein (identische Zeitdauer wie der Raum, inkl. Vorlauf-/Nachlaufzeiten)</w:t>
            </w:r>
          </w:p>
          <w:commentRangeEnd w:id="9"/>
          <w:p w14:paraId="338F2E30" w14:textId="77777777" w:rsidR="00C16C52" w:rsidRDefault="00E96D46" w:rsidP="00C16C52">
            <w:pPr>
              <w:tabs>
                <w:tab w:val="left" w:pos="5220"/>
              </w:tabs>
              <w:jc w:val="both"/>
              <w:rPr>
                <w:rFonts w:cs="Tahoma"/>
                <w:lang w:val="de-CH"/>
              </w:rPr>
            </w:pPr>
            <w:r>
              <w:rPr>
                <w:rStyle w:val="CommentReference"/>
              </w:rPr>
              <w:commentReference w:id="9"/>
            </w:r>
          </w:p>
        </w:tc>
      </w:tr>
      <w:tr w:rsidR="00395D64" w:rsidRPr="008F19B5" w14:paraId="338F2E34"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E32" w14:textId="77777777" w:rsidR="00395D64" w:rsidRDefault="00926E49" w:rsidP="008C6CFF">
            <w:pPr>
              <w:tabs>
                <w:tab w:val="left" w:pos="5220"/>
              </w:tabs>
              <w:rPr>
                <w:b/>
                <w:bCs/>
                <w:lang w:val="de-DE"/>
              </w:rPr>
            </w:pPr>
            <w:r>
              <w:rPr>
                <w:b/>
                <w:bCs/>
                <w:lang w:val="de-DE"/>
              </w:rPr>
              <w:t>Qualitätsanforderungen</w:t>
            </w:r>
          </w:p>
        </w:tc>
        <w:tc>
          <w:tcPr>
            <w:tcW w:w="7938" w:type="dxa"/>
            <w:gridSpan w:val="5"/>
            <w:tcBorders>
              <w:top w:val="single" w:sz="4" w:space="0" w:color="auto"/>
              <w:left w:val="single" w:sz="4" w:space="0" w:color="auto"/>
              <w:bottom w:val="single" w:sz="4" w:space="0" w:color="auto"/>
              <w:right w:val="single" w:sz="4" w:space="0" w:color="auto"/>
            </w:tcBorders>
          </w:tcPr>
          <w:p w14:paraId="338F2E33" w14:textId="77777777" w:rsidR="00395D64" w:rsidRDefault="003D0BA3" w:rsidP="00205320">
            <w:pPr>
              <w:tabs>
                <w:tab w:val="left" w:pos="5220"/>
              </w:tabs>
              <w:jc w:val="both"/>
              <w:rPr>
                <w:lang w:val="de-DE"/>
              </w:rPr>
            </w:pPr>
            <w:r>
              <w:rPr>
                <w:lang w:val="de-DE"/>
              </w:rPr>
              <w:t xml:space="preserve">Performance: Erstes Suchresultat muss &lt; 1 Sekunde angezeigt werden. Allenfalls durch Limitation der gefundenen Records (z.B. max. 50, wobei dieser Wert global </w:t>
            </w:r>
            <w:r w:rsidR="00205320">
              <w:rPr>
                <w:lang w:val="de-DE"/>
              </w:rPr>
              <w:t>in der Verwaltung konfiguriert werden kann</w:t>
            </w:r>
            <w:r>
              <w:rPr>
                <w:lang w:val="de-DE"/>
              </w:rPr>
              <w:t>)</w:t>
            </w:r>
          </w:p>
        </w:tc>
      </w:tr>
      <w:tr w:rsidR="00395D64" w:rsidRPr="00395D64" w14:paraId="338F2E37"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338F2E35" w14:textId="77777777" w:rsidR="00395D64" w:rsidRDefault="00926E49" w:rsidP="008C6CFF">
            <w:pPr>
              <w:tabs>
                <w:tab w:val="left" w:pos="5220"/>
              </w:tabs>
              <w:rPr>
                <w:b/>
                <w:bCs/>
                <w:lang w:val="de-DE"/>
              </w:rPr>
            </w:pPr>
            <w:r>
              <w:rPr>
                <w:b/>
                <w:bCs/>
                <w:lang w:val="de-DE"/>
              </w:rPr>
              <w:t>Nachbedingung</w:t>
            </w:r>
          </w:p>
        </w:tc>
        <w:tc>
          <w:tcPr>
            <w:tcW w:w="7938" w:type="dxa"/>
            <w:gridSpan w:val="5"/>
            <w:tcBorders>
              <w:top w:val="single" w:sz="4" w:space="0" w:color="auto"/>
              <w:left w:val="single" w:sz="4" w:space="0" w:color="auto"/>
              <w:bottom w:val="single" w:sz="4" w:space="0" w:color="auto"/>
              <w:right w:val="single" w:sz="4" w:space="0" w:color="auto"/>
            </w:tcBorders>
          </w:tcPr>
          <w:p w14:paraId="338F2E36" w14:textId="77777777" w:rsidR="00395D64" w:rsidRDefault="00395D64" w:rsidP="00432E33">
            <w:pPr>
              <w:tabs>
                <w:tab w:val="left" w:pos="5220"/>
              </w:tabs>
              <w:jc w:val="both"/>
              <w:rPr>
                <w:lang w:val="de-DE"/>
              </w:rPr>
            </w:pPr>
          </w:p>
        </w:tc>
      </w:tr>
      <w:tr w:rsidR="00926E49" w:rsidRPr="00395D64" w14:paraId="338F2E3C" w14:textId="77777777" w:rsidTr="006E5D9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Height w:val="70"/>
        </w:trPr>
        <w:tc>
          <w:tcPr>
            <w:tcW w:w="2187" w:type="dxa"/>
            <w:gridSpan w:val="2"/>
            <w:vMerge w:val="restart"/>
            <w:tcBorders>
              <w:top w:val="single" w:sz="4" w:space="0" w:color="auto"/>
              <w:left w:val="single" w:sz="4" w:space="0" w:color="auto"/>
              <w:right w:val="single" w:sz="4" w:space="0" w:color="auto"/>
            </w:tcBorders>
          </w:tcPr>
          <w:p w14:paraId="338F2E38" w14:textId="77777777" w:rsidR="00926E49" w:rsidRDefault="00926E49" w:rsidP="008C6CFF">
            <w:pPr>
              <w:tabs>
                <w:tab w:val="left" w:pos="5220"/>
              </w:tabs>
              <w:rPr>
                <w:b/>
                <w:bCs/>
                <w:lang w:val="de-DE"/>
              </w:rPr>
            </w:pPr>
            <w:r>
              <w:rPr>
                <w:b/>
                <w:bCs/>
                <w:lang w:val="de-DE"/>
              </w:rPr>
              <w:t>Beziehungen</w:t>
            </w:r>
            <w:r w:rsidR="00EF30D3">
              <w:rPr>
                <w:b/>
                <w:bCs/>
                <w:lang w:val="de-DE"/>
              </w:rPr>
              <w:t xml:space="preserve"> (UC)</w:t>
            </w:r>
          </w:p>
        </w:tc>
        <w:tc>
          <w:tcPr>
            <w:tcW w:w="2646" w:type="dxa"/>
            <w:tcBorders>
              <w:top w:val="single" w:sz="4" w:space="0" w:color="auto"/>
              <w:left w:val="single" w:sz="4" w:space="0" w:color="auto"/>
              <w:bottom w:val="single" w:sz="4" w:space="0" w:color="auto"/>
              <w:right w:val="single" w:sz="4" w:space="0" w:color="auto"/>
            </w:tcBorders>
          </w:tcPr>
          <w:p w14:paraId="338F2E39" w14:textId="77777777" w:rsidR="00926E49" w:rsidRDefault="00926E49" w:rsidP="00432E33">
            <w:pPr>
              <w:tabs>
                <w:tab w:val="left" w:pos="5220"/>
              </w:tabs>
              <w:jc w:val="both"/>
              <w:rPr>
                <w:lang w:val="de-DE"/>
              </w:rPr>
            </w:pPr>
            <w:r>
              <w:rPr>
                <w:lang w:val="de-DE"/>
              </w:rPr>
              <w:t>Enthalten</w:t>
            </w:r>
          </w:p>
        </w:tc>
        <w:tc>
          <w:tcPr>
            <w:tcW w:w="2646" w:type="dxa"/>
            <w:gridSpan w:val="2"/>
            <w:tcBorders>
              <w:top w:val="single" w:sz="4" w:space="0" w:color="auto"/>
              <w:left w:val="single" w:sz="4" w:space="0" w:color="auto"/>
              <w:bottom w:val="single" w:sz="4" w:space="0" w:color="auto"/>
              <w:right w:val="single" w:sz="4" w:space="0" w:color="auto"/>
            </w:tcBorders>
          </w:tcPr>
          <w:p w14:paraId="338F2E3A" w14:textId="77777777" w:rsidR="00926E49" w:rsidRDefault="00926E49" w:rsidP="00432E33">
            <w:pPr>
              <w:tabs>
                <w:tab w:val="left" w:pos="5220"/>
              </w:tabs>
              <w:jc w:val="both"/>
              <w:rPr>
                <w:lang w:val="de-DE"/>
              </w:rPr>
            </w:pPr>
            <w:r>
              <w:rPr>
                <w:lang w:val="de-DE"/>
              </w:rPr>
              <w:t>Erweitert</w:t>
            </w:r>
          </w:p>
        </w:tc>
        <w:tc>
          <w:tcPr>
            <w:tcW w:w="2646" w:type="dxa"/>
            <w:gridSpan w:val="2"/>
            <w:tcBorders>
              <w:top w:val="single" w:sz="4" w:space="0" w:color="auto"/>
              <w:left w:val="single" w:sz="4" w:space="0" w:color="auto"/>
              <w:bottom w:val="single" w:sz="4" w:space="0" w:color="auto"/>
              <w:right w:val="single" w:sz="4" w:space="0" w:color="auto"/>
            </w:tcBorders>
          </w:tcPr>
          <w:p w14:paraId="338F2E3B" w14:textId="77777777" w:rsidR="00926E49" w:rsidRDefault="00926E49" w:rsidP="00432E33">
            <w:pPr>
              <w:tabs>
                <w:tab w:val="left" w:pos="5220"/>
              </w:tabs>
              <w:jc w:val="both"/>
              <w:rPr>
                <w:lang w:val="de-DE"/>
              </w:rPr>
            </w:pPr>
            <w:r>
              <w:rPr>
                <w:lang w:val="de-DE"/>
              </w:rPr>
              <w:t>Vererbung</w:t>
            </w:r>
          </w:p>
        </w:tc>
      </w:tr>
      <w:tr w:rsidR="00926E49" w:rsidRPr="00395D64" w14:paraId="338F2E47" w14:textId="77777777" w:rsidTr="006E5D9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Height w:val="70"/>
        </w:trPr>
        <w:tc>
          <w:tcPr>
            <w:tcW w:w="2187" w:type="dxa"/>
            <w:gridSpan w:val="2"/>
            <w:vMerge/>
            <w:tcBorders>
              <w:left w:val="single" w:sz="4" w:space="0" w:color="auto"/>
              <w:bottom w:val="single" w:sz="4" w:space="0" w:color="auto"/>
              <w:right w:val="single" w:sz="4" w:space="0" w:color="auto"/>
            </w:tcBorders>
          </w:tcPr>
          <w:p w14:paraId="338F2E3D" w14:textId="77777777" w:rsidR="00926E49" w:rsidRDefault="00926E49" w:rsidP="008C6CFF">
            <w:pPr>
              <w:tabs>
                <w:tab w:val="left" w:pos="5220"/>
              </w:tabs>
              <w:rPr>
                <w:b/>
                <w:bCs/>
                <w:lang w:val="de-DE"/>
              </w:rPr>
            </w:pPr>
          </w:p>
        </w:tc>
        <w:tc>
          <w:tcPr>
            <w:tcW w:w="2646" w:type="dxa"/>
            <w:tcBorders>
              <w:top w:val="single" w:sz="4" w:space="0" w:color="auto"/>
              <w:left w:val="single" w:sz="4" w:space="0" w:color="auto"/>
              <w:bottom w:val="single" w:sz="4" w:space="0" w:color="auto"/>
              <w:right w:val="single" w:sz="4" w:space="0" w:color="auto"/>
            </w:tcBorders>
          </w:tcPr>
          <w:p w14:paraId="338F2E3E" w14:textId="77777777" w:rsidR="005862B3" w:rsidRDefault="005862B3" w:rsidP="005862B3">
            <w:pPr>
              <w:tabs>
                <w:tab w:val="left" w:pos="5220"/>
              </w:tabs>
              <w:jc w:val="both"/>
              <w:rPr>
                <w:lang w:val="de-DE"/>
              </w:rPr>
            </w:pPr>
          </w:p>
          <w:p w14:paraId="338F2E3F" w14:textId="77777777" w:rsidR="005275B9" w:rsidRDefault="005275B9" w:rsidP="00432E33">
            <w:pPr>
              <w:tabs>
                <w:tab w:val="left" w:pos="5220"/>
              </w:tabs>
              <w:jc w:val="both"/>
              <w:rPr>
                <w:lang w:val="de-DE"/>
              </w:rPr>
            </w:pPr>
          </w:p>
        </w:tc>
        <w:tc>
          <w:tcPr>
            <w:tcW w:w="2646" w:type="dxa"/>
            <w:gridSpan w:val="2"/>
            <w:tcBorders>
              <w:top w:val="single" w:sz="4" w:space="0" w:color="auto"/>
              <w:left w:val="single" w:sz="4" w:space="0" w:color="auto"/>
              <w:bottom w:val="single" w:sz="4" w:space="0" w:color="auto"/>
              <w:right w:val="single" w:sz="4" w:space="0" w:color="auto"/>
            </w:tcBorders>
          </w:tcPr>
          <w:p w14:paraId="338F2E40" w14:textId="77777777" w:rsidR="00926E49" w:rsidRDefault="004B57DA" w:rsidP="00432E33">
            <w:pPr>
              <w:tabs>
                <w:tab w:val="left" w:pos="5220"/>
              </w:tabs>
              <w:jc w:val="both"/>
              <w:rPr>
                <w:lang w:val="de-DE"/>
              </w:rPr>
            </w:pPr>
            <w:r>
              <w:rPr>
                <w:lang w:val="de-DE"/>
              </w:rPr>
              <w:t>105.004</w:t>
            </w:r>
          </w:p>
          <w:p w14:paraId="338F2E41" w14:textId="77777777" w:rsidR="004B57DA" w:rsidRDefault="004B57DA" w:rsidP="00432E33">
            <w:pPr>
              <w:tabs>
                <w:tab w:val="left" w:pos="5220"/>
              </w:tabs>
              <w:jc w:val="both"/>
              <w:rPr>
                <w:lang w:val="de-DE"/>
              </w:rPr>
            </w:pPr>
            <w:r>
              <w:rPr>
                <w:lang w:val="de-DE"/>
              </w:rPr>
              <w:t>105.007</w:t>
            </w:r>
          </w:p>
          <w:p w14:paraId="338F2E42" w14:textId="77777777" w:rsidR="002331A9" w:rsidRDefault="002331A9" w:rsidP="00432E33">
            <w:pPr>
              <w:tabs>
                <w:tab w:val="left" w:pos="5220"/>
              </w:tabs>
              <w:jc w:val="both"/>
              <w:rPr>
                <w:lang w:val="de-DE"/>
              </w:rPr>
            </w:pPr>
            <w:r>
              <w:rPr>
                <w:lang w:val="de-DE"/>
              </w:rPr>
              <w:t>105.005</w:t>
            </w:r>
          </w:p>
          <w:p w14:paraId="338F2E43" w14:textId="77777777" w:rsidR="002331A9" w:rsidRDefault="002331A9" w:rsidP="00432E33">
            <w:pPr>
              <w:tabs>
                <w:tab w:val="left" w:pos="5220"/>
              </w:tabs>
              <w:jc w:val="both"/>
              <w:rPr>
                <w:lang w:val="de-DE"/>
              </w:rPr>
            </w:pPr>
            <w:r>
              <w:rPr>
                <w:lang w:val="de-DE"/>
              </w:rPr>
              <w:t>201.005</w:t>
            </w:r>
          </w:p>
          <w:p w14:paraId="338F2E44" w14:textId="77777777" w:rsidR="002331A9" w:rsidRDefault="002331A9" w:rsidP="00432E33">
            <w:pPr>
              <w:tabs>
                <w:tab w:val="left" w:pos="5220"/>
              </w:tabs>
              <w:jc w:val="both"/>
              <w:rPr>
                <w:lang w:val="de-DE"/>
              </w:rPr>
            </w:pPr>
            <w:r>
              <w:rPr>
                <w:lang w:val="de-DE"/>
              </w:rPr>
              <w:t>PF 302</w:t>
            </w:r>
          </w:p>
          <w:p w14:paraId="338F2E45" w14:textId="77777777" w:rsidR="002331A9" w:rsidRDefault="002331A9" w:rsidP="00432E33">
            <w:pPr>
              <w:tabs>
                <w:tab w:val="left" w:pos="5220"/>
              </w:tabs>
              <w:jc w:val="both"/>
              <w:rPr>
                <w:lang w:val="de-DE"/>
              </w:rPr>
            </w:pPr>
            <w:r>
              <w:rPr>
                <w:lang w:val="de-DE"/>
              </w:rPr>
              <w:t>201.001</w:t>
            </w:r>
          </w:p>
        </w:tc>
        <w:tc>
          <w:tcPr>
            <w:tcW w:w="2646" w:type="dxa"/>
            <w:gridSpan w:val="2"/>
            <w:tcBorders>
              <w:top w:val="single" w:sz="4" w:space="0" w:color="auto"/>
              <w:left w:val="single" w:sz="4" w:space="0" w:color="auto"/>
              <w:bottom w:val="single" w:sz="4" w:space="0" w:color="auto"/>
              <w:right w:val="single" w:sz="4" w:space="0" w:color="auto"/>
            </w:tcBorders>
          </w:tcPr>
          <w:p w14:paraId="338F2E46" w14:textId="77777777" w:rsidR="00926E49" w:rsidRDefault="00926E49" w:rsidP="00432E33">
            <w:pPr>
              <w:tabs>
                <w:tab w:val="left" w:pos="5220"/>
              </w:tabs>
              <w:jc w:val="both"/>
              <w:rPr>
                <w:lang w:val="de-DE"/>
              </w:rPr>
            </w:pPr>
          </w:p>
        </w:tc>
      </w:tr>
    </w:tbl>
    <w:p w14:paraId="338F2E48" w14:textId="77777777" w:rsidR="005862B3" w:rsidRDefault="005862B3" w:rsidP="00DC0ADE">
      <w:pPr>
        <w:pStyle w:val="Heading1"/>
        <w:rPr>
          <w:lang w:val="de-DE"/>
        </w:rPr>
      </w:pPr>
    </w:p>
    <w:p w14:paraId="338F2E49" w14:textId="77777777" w:rsidR="005862B3" w:rsidRDefault="005862B3" w:rsidP="00DC0ADE">
      <w:pPr>
        <w:pStyle w:val="Heading1"/>
        <w:rPr>
          <w:lang w:val="de-DE"/>
        </w:rPr>
      </w:pPr>
    </w:p>
    <w:p w14:paraId="338F2E4A" w14:textId="77777777" w:rsidR="00DC0ADE" w:rsidRDefault="00DC0ADE" w:rsidP="00DC0ADE">
      <w:pPr>
        <w:pStyle w:val="Heading1"/>
        <w:rPr>
          <w:lang w:val="de-DE"/>
        </w:rPr>
      </w:pPr>
      <w:r>
        <w:rPr>
          <w:lang w:val="de-DE"/>
        </w:rPr>
        <w:t>Use Case Details</w:t>
      </w:r>
    </w:p>
    <w:p w14:paraId="338F2E4B" w14:textId="77777777" w:rsidR="00DC0ADE" w:rsidRPr="00DC0ADE" w:rsidRDefault="00DC0ADE" w:rsidP="00DC0ADE">
      <w:pPr>
        <w:rPr>
          <w:lang w:val="de-D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28"/>
        <w:gridCol w:w="4678"/>
      </w:tblGrid>
      <w:tr w:rsidR="00DC0ADE" w:rsidRPr="008F19B5" w14:paraId="338F2E4D" w14:textId="77777777" w:rsidTr="004576B7">
        <w:tc>
          <w:tcPr>
            <w:tcW w:w="9606" w:type="dxa"/>
            <w:gridSpan w:val="2"/>
          </w:tcPr>
          <w:p w14:paraId="338F2E4C" w14:textId="77777777" w:rsidR="00DC0ADE" w:rsidRPr="004576B7" w:rsidRDefault="00DC0ADE" w:rsidP="005862B3">
            <w:pPr>
              <w:pStyle w:val="Heading2"/>
              <w:rPr>
                <w:lang w:val="de-DE"/>
              </w:rPr>
            </w:pPr>
            <w:r w:rsidRPr="004576B7">
              <w:rPr>
                <w:lang w:val="de-DE"/>
              </w:rPr>
              <w:t xml:space="preserve">Schritt 1 </w:t>
            </w:r>
            <w:r w:rsidRPr="004576B7">
              <w:rPr>
                <w:b w:val="0"/>
                <w:sz w:val="20"/>
                <w:lang w:val="de-DE"/>
              </w:rPr>
              <w:t>-</w:t>
            </w:r>
            <w:r w:rsidR="005275B9" w:rsidRPr="004576B7">
              <w:rPr>
                <w:b w:val="0"/>
                <w:sz w:val="20"/>
                <w:lang w:val="de-DE"/>
              </w:rPr>
              <w:t xml:space="preserve"> </w:t>
            </w:r>
            <w:r w:rsidR="00C2131A" w:rsidRPr="004576B7">
              <w:rPr>
                <w:b w:val="0"/>
                <w:sz w:val="20"/>
                <w:lang w:val="de-CH"/>
              </w:rPr>
              <w:t>Nutzer gibt seine Suchkriterien im Sidepanel ein</w:t>
            </w:r>
          </w:p>
        </w:tc>
      </w:tr>
      <w:tr w:rsidR="00DC0ADE" w:rsidRPr="00264081" w14:paraId="338F2E50" w14:textId="77777777" w:rsidTr="004576B7">
        <w:tc>
          <w:tcPr>
            <w:tcW w:w="4928" w:type="dxa"/>
          </w:tcPr>
          <w:p w14:paraId="338F2E4E" w14:textId="77777777" w:rsidR="00DC0ADE" w:rsidRPr="004576B7" w:rsidRDefault="00DC0ADE" w:rsidP="00DC0ADE">
            <w:pPr>
              <w:rPr>
                <w:b/>
                <w:lang w:val="de-DE"/>
              </w:rPr>
            </w:pPr>
            <w:r w:rsidRPr="004576B7">
              <w:rPr>
                <w:b/>
                <w:lang w:val="de-DE"/>
              </w:rPr>
              <w:t>Controls</w:t>
            </w:r>
          </w:p>
        </w:tc>
        <w:tc>
          <w:tcPr>
            <w:tcW w:w="4678" w:type="dxa"/>
          </w:tcPr>
          <w:p w14:paraId="338F2E4F" w14:textId="77777777" w:rsidR="00DC0ADE" w:rsidRPr="004576B7" w:rsidRDefault="00DC0ADE" w:rsidP="00DC0ADE">
            <w:pPr>
              <w:rPr>
                <w:b/>
                <w:lang w:val="de-DE"/>
              </w:rPr>
            </w:pPr>
            <w:r w:rsidRPr="004576B7">
              <w:rPr>
                <w:b/>
                <w:lang w:val="de-DE"/>
              </w:rPr>
              <w:t>Regeln</w:t>
            </w:r>
          </w:p>
        </w:tc>
      </w:tr>
      <w:tr w:rsidR="00DC0ADE" w:rsidRPr="008F19B5" w14:paraId="338F2E7E" w14:textId="77777777" w:rsidTr="004576B7">
        <w:tc>
          <w:tcPr>
            <w:tcW w:w="4928" w:type="dxa"/>
          </w:tcPr>
          <w:p w14:paraId="338F2E51" w14:textId="77777777" w:rsidR="00DC0ADE" w:rsidRPr="004576B7" w:rsidRDefault="00DC0ADE" w:rsidP="00DC0ADE">
            <w:pPr>
              <w:rPr>
                <w:b/>
                <w:lang w:val="de-DE"/>
              </w:rPr>
            </w:pPr>
            <w:r w:rsidRPr="004576B7">
              <w:rPr>
                <w:b/>
                <w:lang w:val="de-DE"/>
              </w:rPr>
              <w:t>Sidepanel</w:t>
            </w:r>
          </w:p>
          <w:p w14:paraId="338F2E52" w14:textId="77777777" w:rsidR="00DC0ADE" w:rsidRPr="004576B7" w:rsidRDefault="00C2131A" w:rsidP="004576B7">
            <w:pPr>
              <w:pStyle w:val="ListParagraph"/>
              <w:numPr>
                <w:ilvl w:val="0"/>
                <w:numId w:val="2"/>
              </w:numPr>
              <w:tabs>
                <w:tab w:val="left" w:pos="5220"/>
              </w:tabs>
              <w:jc w:val="both"/>
              <w:rPr>
                <w:color w:val="FF0000"/>
                <w:lang w:val="de-DE"/>
              </w:rPr>
            </w:pPr>
            <w:r w:rsidRPr="004576B7">
              <w:rPr>
                <w:color w:val="FF0000"/>
                <w:lang w:val="de-DE"/>
              </w:rPr>
              <w:t>Rich Intelibox „Ressourcenart“</w:t>
            </w:r>
          </w:p>
          <w:p w14:paraId="338F2E53" w14:textId="77777777" w:rsidR="00C2131A" w:rsidRPr="004576B7" w:rsidRDefault="00C2131A" w:rsidP="004576B7">
            <w:pPr>
              <w:pStyle w:val="ListParagraph"/>
              <w:numPr>
                <w:ilvl w:val="0"/>
                <w:numId w:val="2"/>
              </w:numPr>
              <w:tabs>
                <w:tab w:val="left" w:pos="5220"/>
              </w:tabs>
              <w:jc w:val="both"/>
              <w:rPr>
                <w:lang w:val="de-DE"/>
              </w:rPr>
            </w:pPr>
            <w:r w:rsidRPr="004576B7">
              <w:rPr>
                <w:lang w:val="de-DE"/>
              </w:rPr>
              <w:t>Rich Intelibox „Standort“</w:t>
            </w:r>
          </w:p>
          <w:p w14:paraId="338F2E54" w14:textId="77777777" w:rsidR="00C2131A" w:rsidRPr="004576B7" w:rsidRDefault="00C2131A" w:rsidP="004576B7">
            <w:pPr>
              <w:pStyle w:val="ListParagraph"/>
              <w:numPr>
                <w:ilvl w:val="0"/>
                <w:numId w:val="2"/>
              </w:numPr>
              <w:tabs>
                <w:tab w:val="left" w:pos="5220"/>
              </w:tabs>
              <w:jc w:val="both"/>
              <w:rPr>
                <w:color w:val="FF0000"/>
                <w:lang w:val="de-DE"/>
              </w:rPr>
            </w:pPr>
            <w:r w:rsidRPr="004576B7">
              <w:rPr>
                <w:color w:val="FF0000"/>
                <w:lang w:val="de-DE"/>
              </w:rPr>
              <w:t>Feld „Datum von“</w:t>
            </w:r>
          </w:p>
          <w:p w14:paraId="338F2E55" w14:textId="77777777" w:rsidR="00C2131A" w:rsidRPr="004576B7" w:rsidRDefault="00C2131A" w:rsidP="004576B7">
            <w:pPr>
              <w:pStyle w:val="ListParagraph"/>
              <w:numPr>
                <w:ilvl w:val="0"/>
                <w:numId w:val="2"/>
              </w:numPr>
              <w:tabs>
                <w:tab w:val="left" w:pos="5220"/>
              </w:tabs>
              <w:jc w:val="both"/>
              <w:rPr>
                <w:color w:val="FF0000"/>
                <w:lang w:val="de-DE"/>
              </w:rPr>
            </w:pPr>
            <w:r w:rsidRPr="004576B7">
              <w:rPr>
                <w:color w:val="FF0000"/>
                <w:lang w:val="de-DE"/>
              </w:rPr>
              <w:t>Feld „Zeit von“</w:t>
            </w:r>
          </w:p>
          <w:p w14:paraId="338F2E56" w14:textId="77777777" w:rsidR="00C2131A" w:rsidRPr="004576B7" w:rsidRDefault="00C2131A" w:rsidP="004576B7">
            <w:pPr>
              <w:pStyle w:val="ListParagraph"/>
              <w:numPr>
                <w:ilvl w:val="0"/>
                <w:numId w:val="2"/>
              </w:numPr>
              <w:tabs>
                <w:tab w:val="left" w:pos="5220"/>
              </w:tabs>
              <w:jc w:val="both"/>
              <w:rPr>
                <w:color w:val="FF0000"/>
                <w:lang w:val="de-DE"/>
              </w:rPr>
            </w:pPr>
            <w:r w:rsidRPr="004576B7">
              <w:rPr>
                <w:color w:val="FF0000"/>
                <w:lang w:val="de-DE"/>
              </w:rPr>
              <w:t>Feld „Zeit bis“</w:t>
            </w:r>
          </w:p>
          <w:p w14:paraId="338F2E57" w14:textId="77777777" w:rsidR="00C2131A" w:rsidRPr="004576B7" w:rsidRDefault="00C2131A" w:rsidP="004576B7">
            <w:pPr>
              <w:pStyle w:val="ListParagraph"/>
              <w:numPr>
                <w:ilvl w:val="0"/>
                <w:numId w:val="2"/>
              </w:numPr>
              <w:tabs>
                <w:tab w:val="left" w:pos="5220"/>
              </w:tabs>
              <w:rPr>
                <w:lang w:val="de-DE"/>
              </w:rPr>
            </w:pPr>
            <w:r w:rsidRPr="004576B7">
              <w:rPr>
                <w:lang w:val="de-DE"/>
              </w:rPr>
              <w:t>Feld „Ressourcen ID/Bezeichnung“ (Multisearch)</w:t>
            </w:r>
          </w:p>
          <w:p w14:paraId="338F2E58" w14:textId="77777777" w:rsidR="00BC6CC4" w:rsidRPr="004576B7" w:rsidRDefault="00BC6CC4" w:rsidP="004576B7">
            <w:pPr>
              <w:tabs>
                <w:tab w:val="left" w:pos="5220"/>
              </w:tabs>
              <w:rPr>
                <w:lang w:val="de-DE"/>
              </w:rPr>
            </w:pPr>
          </w:p>
          <w:p w14:paraId="338F2E59" w14:textId="77777777" w:rsidR="00C16C52" w:rsidRPr="004576B7" w:rsidRDefault="00C16C52" w:rsidP="004576B7">
            <w:pPr>
              <w:tabs>
                <w:tab w:val="left" w:pos="5220"/>
              </w:tabs>
              <w:ind w:left="284"/>
              <w:rPr>
                <w:b/>
                <w:lang w:val="de-DE"/>
              </w:rPr>
            </w:pPr>
            <w:r w:rsidRPr="004576B7">
              <w:rPr>
                <w:b/>
                <w:lang w:val="de-DE"/>
              </w:rPr>
              <w:t>Ressourcenspezifische Filter</w:t>
            </w:r>
          </w:p>
          <w:p w14:paraId="338F2E5A" w14:textId="77777777" w:rsidR="00C16C52" w:rsidRPr="004576B7" w:rsidRDefault="00D01258" w:rsidP="004576B7">
            <w:pPr>
              <w:pStyle w:val="ListParagraph"/>
              <w:numPr>
                <w:ilvl w:val="0"/>
                <w:numId w:val="2"/>
              </w:numPr>
              <w:tabs>
                <w:tab w:val="left" w:pos="5220"/>
              </w:tabs>
              <w:rPr>
                <w:rFonts w:cs="Tahoma"/>
                <w:lang w:val="de-DE"/>
              </w:rPr>
            </w:pPr>
            <w:r w:rsidRPr="004576B7">
              <w:rPr>
                <w:lang w:val="de-DE"/>
              </w:rPr>
              <w:t>Dropdown oder Multicheckboxfield „Gliederungen“ (aus UC 105.001)</w:t>
            </w:r>
          </w:p>
          <w:p w14:paraId="338F2E5B" w14:textId="77777777" w:rsidR="00C16C52" w:rsidRPr="004576B7" w:rsidRDefault="00C16C52" w:rsidP="004576B7">
            <w:pPr>
              <w:tabs>
                <w:tab w:val="left" w:pos="5220"/>
              </w:tabs>
              <w:ind w:left="360"/>
              <w:rPr>
                <w:lang w:val="de-DE"/>
              </w:rPr>
            </w:pPr>
          </w:p>
          <w:p w14:paraId="338F2E5C" w14:textId="77777777" w:rsidR="00BC6CC4" w:rsidRPr="004576B7" w:rsidRDefault="00BC6CC4" w:rsidP="004576B7">
            <w:pPr>
              <w:pStyle w:val="ListParagraph"/>
              <w:numPr>
                <w:ilvl w:val="0"/>
                <w:numId w:val="2"/>
              </w:numPr>
              <w:tabs>
                <w:tab w:val="left" w:pos="5220"/>
              </w:tabs>
              <w:rPr>
                <w:lang w:val="de-DE"/>
              </w:rPr>
            </w:pPr>
            <w:r w:rsidRPr="004576B7">
              <w:rPr>
                <w:lang w:val="de-DE"/>
              </w:rPr>
              <w:t>Button „Suchen“</w:t>
            </w:r>
          </w:p>
          <w:p w14:paraId="338F2E5D" w14:textId="77777777" w:rsidR="00DC0ADE" w:rsidRPr="004576B7" w:rsidRDefault="00DC0ADE" w:rsidP="00DC0ADE">
            <w:pPr>
              <w:rPr>
                <w:b/>
                <w:lang w:val="de-DE"/>
              </w:rPr>
            </w:pPr>
          </w:p>
          <w:p w14:paraId="338F2E5E" w14:textId="77777777" w:rsidR="00DC0ADE" w:rsidRPr="004576B7" w:rsidRDefault="00DC0ADE" w:rsidP="00DC0ADE">
            <w:pPr>
              <w:rPr>
                <w:b/>
                <w:lang w:val="de-DE"/>
              </w:rPr>
            </w:pPr>
          </w:p>
        </w:tc>
        <w:tc>
          <w:tcPr>
            <w:tcW w:w="4678" w:type="dxa"/>
          </w:tcPr>
          <w:p w14:paraId="338F2E5F" w14:textId="77777777" w:rsidR="00DC0ADE" w:rsidRPr="004576B7" w:rsidRDefault="0044140C" w:rsidP="004576B7">
            <w:pPr>
              <w:tabs>
                <w:tab w:val="left" w:pos="5220"/>
              </w:tabs>
              <w:rPr>
                <w:color w:val="FF0000"/>
                <w:lang w:val="de-DE"/>
              </w:rPr>
            </w:pPr>
            <w:r w:rsidRPr="004576B7">
              <w:rPr>
                <w:color w:val="FF0000"/>
                <w:lang w:val="de-DE"/>
              </w:rPr>
              <w:t>Rote Felder sind MUSS Felder</w:t>
            </w:r>
          </w:p>
          <w:p w14:paraId="338F2E60" w14:textId="77777777" w:rsidR="0044140C" w:rsidRPr="004576B7" w:rsidRDefault="0044140C" w:rsidP="004576B7">
            <w:pPr>
              <w:tabs>
                <w:tab w:val="left" w:pos="5220"/>
              </w:tabs>
              <w:rPr>
                <w:lang w:val="de-DE"/>
              </w:rPr>
            </w:pPr>
          </w:p>
          <w:p w14:paraId="338F2E61" w14:textId="77777777" w:rsidR="00C2131A" w:rsidRPr="004576B7" w:rsidRDefault="00C2131A" w:rsidP="004576B7">
            <w:pPr>
              <w:tabs>
                <w:tab w:val="left" w:pos="5220"/>
              </w:tabs>
              <w:rPr>
                <w:b/>
                <w:lang w:val="de-DE"/>
              </w:rPr>
            </w:pPr>
            <w:r w:rsidRPr="004576B7">
              <w:rPr>
                <w:b/>
                <w:lang w:val="de-DE"/>
              </w:rPr>
              <w:t>Ressourcenart</w:t>
            </w:r>
          </w:p>
          <w:p w14:paraId="338F2E62" w14:textId="77777777" w:rsidR="00C2131A" w:rsidRPr="004576B7" w:rsidRDefault="00C2131A" w:rsidP="004576B7">
            <w:pPr>
              <w:tabs>
                <w:tab w:val="left" w:pos="5220"/>
              </w:tabs>
              <w:rPr>
                <w:lang w:val="de-DE"/>
              </w:rPr>
            </w:pPr>
            <w:r w:rsidRPr="004576B7">
              <w:rPr>
                <w:lang w:val="de-DE"/>
              </w:rPr>
              <w:t>Selektion von einer oder mehreren Ressourcenarten</w:t>
            </w:r>
            <w:r w:rsidR="0044140C" w:rsidRPr="004576B7">
              <w:rPr>
                <w:lang w:val="de-DE"/>
              </w:rPr>
              <w:t xml:space="preserve"> (Details im globalen Dokument)</w:t>
            </w:r>
          </w:p>
          <w:p w14:paraId="338F2E63" w14:textId="77777777" w:rsidR="0044140C" w:rsidRPr="004576B7" w:rsidRDefault="0044140C" w:rsidP="004576B7">
            <w:pPr>
              <w:tabs>
                <w:tab w:val="left" w:pos="5220"/>
              </w:tabs>
              <w:rPr>
                <w:lang w:val="de-DE"/>
              </w:rPr>
            </w:pPr>
          </w:p>
          <w:p w14:paraId="338F2E64" w14:textId="77777777" w:rsidR="0044140C" w:rsidRPr="004576B7" w:rsidRDefault="0044140C" w:rsidP="004576B7">
            <w:pPr>
              <w:tabs>
                <w:tab w:val="left" w:pos="5220"/>
              </w:tabs>
              <w:rPr>
                <w:b/>
                <w:lang w:val="de-DE"/>
              </w:rPr>
            </w:pPr>
            <w:r w:rsidRPr="004576B7">
              <w:rPr>
                <w:b/>
                <w:lang w:val="de-DE"/>
              </w:rPr>
              <w:t>Standort</w:t>
            </w:r>
          </w:p>
          <w:p w14:paraId="338F2E65" w14:textId="77777777" w:rsidR="0044140C" w:rsidRPr="004576B7" w:rsidRDefault="0044140C" w:rsidP="004576B7">
            <w:pPr>
              <w:tabs>
                <w:tab w:val="left" w:pos="5220"/>
              </w:tabs>
              <w:rPr>
                <w:color w:val="FFFFFF" w:themeColor="background1"/>
                <w:highlight w:val="red"/>
                <w:lang w:val="de-DE"/>
              </w:rPr>
            </w:pPr>
            <w:r w:rsidRPr="004576B7">
              <w:rPr>
                <w:lang w:val="de-DE"/>
              </w:rPr>
              <w:t>Die Möglichkeit einer Standort Selektion (Details im globalen Dokument)</w:t>
            </w:r>
            <w:r w:rsidR="007218E3" w:rsidRPr="004576B7">
              <w:rPr>
                <w:lang w:val="de-DE"/>
              </w:rPr>
              <w:t xml:space="preserve">. </w:t>
            </w:r>
            <w:r w:rsidR="007218E3" w:rsidRPr="004576B7">
              <w:rPr>
                <w:color w:val="FFFFFF" w:themeColor="background1"/>
                <w:highlight w:val="red"/>
                <w:lang w:val="de-DE"/>
              </w:rPr>
              <w:t>Es werden nur die Standorte angezeigt, auf welchen der Nutzer Buchungsrecht hat (temp, prov oder def.)</w:t>
            </w:r>
            <w:r w:rsidR="00A879A2" w:rsidRPr="004576B7">
              <w:rPr>
                <w:color w:val="FFFFFF" w:themeColor="background1"/>
                <w:highlight w:val="red"/>
                <w:lang w:val="de-DE"/>
              </w:rPr>
              <w:t xml:space="preserve"> und nicht gesperrt sind.</w:t>
            </w:r>
          </w:p>
          <w:p w14:paraId="338F2E66" w14:textId="77777777" w:rsidR="007218E3" w:rsidRPr="004576B7" w:rsidRDefault="007218E3" w:rsidP="004576B7">
            <w:pPr>
              <w:tabs>
                <w:tab w:val="left" w:pos="5220"/>
              </w:tabs>
              <w:rPr>
                <w:color w:val="FFFFFF" w:themeColor="background1"/>
                <w:lang w:val="de-DE"/>
              </w:rPr>
            </w:pPr>
            <w:r w:rsidRPr="004576B7">
              <w:rPr>
                <w:color w:val="FFFFFF" w:themeColor="background1"/>
                <w:highlight w:val="red"/>
                <w:lang w:val="de-DE"/>
              </w:rPr>
              <w:t>Anmerkung: roter Bereich wird zu einem späteren Zeitpunkt umgesetzt.</w:t>
            </w:r>
          </w:p>
          <w:p w14:paraId="338F2E67" w14:textId="77777777" w:rsidR="00C2131A" w:rsidRPr="004576B7" w:rsidRDefault="00C2131A" w:rsidP="004576B7">
            <w:pPr>
              <w:tabs>
                <w:tab w:val="left" w:pos="5220"/>
              </w:tabs>
              <w:rPr>
                <w:lang w:val="de-DE"/>
              </w:rPr>
            </w:pPr>
          </w:p>
          <w:p w14:paraId="338F2E68" w14:textId="77777777" w:rsidR="00C2131A" w:rsidRPr="004576B7" w:rsidRDefault="00C2131A" w:rsidP="004576B7">
            <w:pPr>
              <w:tabs>
                <w:tab w:val="left" w:pos="5220"/>
              </w:tabs>
              <w:rPr>
                <w:b/>
                <w:lang w:val="de-DE"/>
              </w:rPr>
            </w:pPr>
            <w:r w:rsidRPr="004576B7">
              <w:rPr>
                <w:b/>
                <w:lang w:val="de-DE"/>
              </w:rPr>
              <w:t xml:space="preserve">Datum </w:t>
            </w:r>
            <w:r w:rsidR="0044140C" w:rsidRPr="004576B7">
              <w:rPr>
                <w:b/>
                <w:lang w:val="de-DE"/>
              </w:rPr>
              <w:t>Picker</w:t>
            </w:r>
          </w:p>
          <w:p w14:paraId="338F2E69" w14:textId="77777777" w:rsidR="0044140C" w:rsidRPr="004576B7" w:rsidRDefault="0044140C" w:rsidP="004576B7">
            <w:pPr>
              <w:pStyle w:val="ListParagraph"/>
              <w:numPr>
                <w:ilvl w:val="0"/>
                <w:numId w:val="7"/>
              </w:numPr>
              <w:tabs>
                <w:tab w:val="left" w:pos="5220"/>
              </w:tabs>
              <w:rPr>
                <w:lang w:val="de-DE"/>
              </w:rPr>
            </w:pPr>
            <w:r w:rsidRPr="004576B7">
              <w:rPr>
                <w:lang w:val="de-DE"/>
              </w:rPr>
              <w:t>Beinhaltet</w:t>
            </w:r>
          </w:p>
          <w:p w14:paraId="338F2E6A" w14:textId="77777777" w:rsidR="0044140C" w:rsidRPr="004576B7" w:rsidRDefault="0044140C" w:rsidP="004576B7">
            <w:pPr>
              <w:pStyle w:val="ListParagraph"/>
              <w:numPr>
                <w:ilvl w:val="1"/>
                <w:numId w:val="7"/>
              </w:numPr>
              <w:tabs>
                <w:tab w:val="left" w:pos="5220"/>
              </w:tabs>
              <w:rPr>
                <w:lang w:val="de-DE"/>
              </w:rPr>
            </w:pPr>
            <w:r w:rsidRPr="004576B7">
              <w:rPr>
                <w:lang w:val="de-DE"/>
              </w:rPr>
              <w:t>Feld „von Datum“</w:t>
            </w:r>
          </w:p>
          <w:p w14:paraId="338F2E6B" w14:textId="77777777" w:rsidR="0044140C" w:rsidRPr="004576B7" w:rsidRDefault="0044140C" w:rsidP="004576B7">
            <w:pPr>
              <w:pStyle w:val="ListParagraph"/>
              <w:numPr>
                <w:ilvl w:val="1"/>
                <w:numId w:val="7"/>
              </w:numPr>
              <w:tabs>
                <w:tab w:val="left" w:pos="5220"/>
              </w:tabs>
              <w:rPr>
                <w:lang w:val="de-DE"/>
              </w:rPr>
            </w:pPr>
            <w:r w:rsidRPr="004576B7">
              <w:rPr>
                <w:lang w:val="de-DE"/>
              </w:rPr>
              <w:t>Feld „von Zeit“</w:t>
            </w:r>
          </w:p>
          <w:p w14:paraId="338F2E6C" w14:textId="77777777" w:rsidR="0044140C" w:rsidRPr="004576B7" w:rsidRDefault="0044140C" w:rsidP="004576B7">
            <w:pPr>
              <w:pStyle w:val="ListParagraph"/>
              <w:numPr>
                <w:ilvl w:val="1"/>
                <w:numId w:val="7"/>
              </w:numPr>
              <w:tabs>
                <w:tab w:val="left" w:pos="5220"/>
              </w:tabs>
              <w:rPr>
                <w:lang w:val="de-DE"/>
              </w:rPr>
            </w:pPr>
            <w:r w:rsidRPr="004576B7">
              <w:rPr>
                <w:lang w:val="de-DE"/>
              </w:rPr>
              <w:t>Feld „bis Zeit</w:t>
            </w:r>
          </w:p>
          <w:p w14:paraId="338F2E6D" w14:textId="77777777" w:rsidR="0044140C" w:rsidRPr="004576B7" w:rsidRDefault="0044140C" w:rsidP="004576B7">
            <w:pPr>
              <w:pStyle w:val="ListParagraph"/>
              <w:numPr>
                <w:ilvl w:val="1"/>
                <w:numId w:val="7"/>
              </w:numPr>
              <w:tabs>
                <w:tab w:val="left" w:pos="5220"/>
              </w:tabs>
              <w:rPr>
                <w:lang w:val="de-DE"/>
              </w:rPr>
            </w:pPr>
            <w:r w:rsidRPr="004576B7">
              <w:rPr>
                <w:lang w:val="de-DE"/>
              </w:rPr>
              <w:t>Label „bis Datum“ (wird nur angezeigt, wenn unterschiedlich zu „von Datum“</w:t>
            </w:r>
          </w:p>
          <w:p w14:paraId="338F2E6E" w14:textId="77777777" w:rsidR="0044140C" w:rsidRPr="004576B7" w:rsidRDefault="0044140C" w:rsidP="004576B7">
            <w:pPr>
              <w:pStyle w:val="ListParagraph"/>
              <w:numPr>
                <w:ilvl w:val="0"/>
                <w:numId w:val="7"/>
              </w:numPr>
              <w:tabs>
                <w:tab w:val="left" w:pos="5220"/>
              </w:tabs>
              <w:rPr>
                <w:lang w:val="de-DE"/>
              </w:rPr>
            </w:pPr>
            <w:r w:rsidRPr="004576B7">
              <w:rPr>
                <w:lang w:val="de-DE"/>
              </w:rPr>
              <w:t>Felder verfügen über Pfeile um ein Datum vor oder zurück zu navigieren. Bei der Zeit handelt es sich immer um einen vordefinierten Intervalschritt</w:t>
            </w:r>
          </w:p>
          <w:p w14:paraId="338F2E6F" w14:textId="77777777" w:rsidR="00C2131A" w:rsidRPr="004576B7" w:rsidRDefault="0044140C" w:rsidP="004576B7">
            <w:pPr>
              <w:pStyle w:val="ListParagraph"/>
              <w:numPr>
                <w:ilvl w:val="0"/>
                <w:numId w:val="7"/>
              </w:numPr>
              <w:tabs>
                <w:tab w:val="left" w:pos="5220"/>
              </w:tabs>
              <w:rPr>
                <w:lang w:val="de-DE"/>
              </w:rPr>
            </w:pPr>
            <w:r w:rsidRPr="004576B7">
              <w:rPr>
                <w:smallCaps/>
                <w:lang w:val="de-DE"/>
              </w:rPr>
              <w:t>Datum von</w:t>
            </w:r>
            <w:r w:rsidRPr="004576B7">
              <w:rPr>
                <w:lang w:val="de-DE"/>
              </w:rPr>
              <w:t xml:space="preserve"> zeigt</w:t>
            </w:r>
            <w:r w:rsidR="00C2131A" w:rsidRPr="004576B7">
              <w:rPr>
                <w:lang w:val="de-DE"/>
              </w:rPr>
              <w:t xml:space="preserve"> das aktuelle Datum</w:t>
            </w:r>
          </w:p>
          <w:p w14:paraId="338F2E70" w14:textId="77777777" w:rsidR="00BC612F" w:rsidRPr="004576B7" w:rsidRDefault="00BC612F" w:rsidP="004576B7">
            <w:pPr>
              <w:pStyle w:val="ListParagraph"/>
              <w:numPr>
                <w:ilvl w:val="0"/>
                <w:numId w:val="7"/>
              </w:numPr>
              <w:tabs>
                <w:tab w:val="left" w:pos="5220"/>
              </w:tabs>
              <w:rPr>
                <w:lang w:val="de-DE"/>
              </w:rPr>
            </w:pPr>
            <w:r w:rsidRPr="004576B7">
              <w:rPr>
                <w:smallCaps/>
                <w:lang w:val="de-DE"/>
              </w:rPr>
              <w:t>Zeit von</w:t>
            </w:r>
            <w:r w:rsidRPr="004576B7">
              <w:rPr>
                <w:lang w:val="de-DE"/>
              </w:rPr>
              <w:t xml:space="preserve"> zeigt </w:t>
            </w:r>
            <w:r w:rsidR="006A6E7A" w:rsidRPr="004576B7">
              <w:rPr>
                <w:lang w:val="de-DE"/>
              </w:rPr>
              <w:t>die nächst mögliche buchbare Zeit auf 15 Min genau (wobei 15 Min dem vordefinierten Intervalschritt entspricht)</w:t>
            </w:r>
          </w:p>
          <w:p w14:paraId="338F2E71" w14:textId="77777777" w:rsidR="006A6E7A" w:rsidRPr="004576B7" w:rsidRDefault="006A6E7A" w:rsidP="004576B7">
            <w:pPr>
              <w:pStyle w:val="ListParagraph"/>
              <w:numPr>
                <w:ilvl w:val="0"/>
                <w:numId w:val="7"/>
              </w:numPr>
              <w:tabs>
                <w:tab w:val="left" w:pos="5220"/>
              </w:tabs>
              <w:rPr>
                <w:lang w:val="de-DE"/>
              </w:rPr>
            </w:pPr>
            <w:r w:rsidRPr="004576B7">
              <w:rPr>
                <w:smallCaps/>
                <w:lang w:val="de-DE"/>
              </w:rPr>
              <w:t>Zeit bis</w:t>
            </w:r>
            <w:r w:rsidRPr="004576B7">
              <w:rPr>
                <w:lang w:val="de-DE"/>
              </w:rPr>
              <w:t xml:space="preserve"> zeigt </w:t>
            </w:r>
            <w:r w:rsidRPr="004576B7">
              <w:rPr>
                <w:smallCaps/>
                <w:lang w:val="de-DE"/>
              </w:rPr>
              <w:t>Zeit von</w:t>
            </w:r>
            <w:r w:rsidRPr="004576B7">
              <w:rPr>
                <w:lang w:val="de-DE"/>
              </w:rPr>
              <w:t xml:space="preserve"> plus 1h (wobei 1h einem vordefinierten Wert entspricht)</w:t>
            </w:r>
          </w:p>
          <w:p w14:paraId="338F2E72" w14:textId="77777777" w:rsidR="0044140C" w:rsidRPr="004576B7" w:rsidRDefault="0044140C" w:rsidP="004576B7">
            <w:pPr>
              <w:pStyle w:val="ListParagraph"/>
              <w:numPr>
                <w:ilvl w:val="0"/>
                <w:numId w:val="7"/>
              </w:numPr>
              <w:tabs>
                <w:tab w:val="left" w:pos="5220"/>
              </w:tabs>
              <w:rPr>
                <w:lang w:val="de-DE"/>
              </w:rPr>
            </w:pPr>
            <w:r w:rsidRPr="004576B7">
              <w:rPr>
                <w:lang w:val="de-DE"/>
              </w:rPr>
              <w:t>Alle Felder sind editerbar (Eingabe direkt in den Feldern möglich)</w:t>
            </w:r>
          </w:p>
          <w:p w14:paraId="338F2E73" w14:textId="77777777" w:rsidR="0044140C" w:rsidRPr="004576B7" w:rsidRDefault="0044140C" w:rsidP="004576B7">
            <w:pPr>
              <w:tabs>
                <w:tab w:val="left" w:pos="5220"/>
              </w:tabs>
              <w:rPr>
                <w:i/>
                <w:lang w:val="de-DE"/>
              </w:rPr>
            </w:pPr>
            <w:r w:rsidRPr="004576B7">
              <w:rPr>
                <w:i/>
                <w:lang w:val="de-DE"/>
              </w:rPr>
              <w:t>Details im globalen Dokument hinterlegt.</w:t>
            </w:r>
          </w:p>
          <w:p w14:paraId="338F2E74" w14:textId="77777777" w:rsidR="0044140C" w:rsidRPr="004576B7" w:rsidRDefault="0044140C" w:rsidP="004576B7">
            <w:pPr>
              <w:tabs>
                <w:tab w:val="left" w:pos="5220"/>
              </w:tabs>
              <w:rPr>
                <w:lang w:val="de-DE"/>
              </w:rPr>
            </w:pPr>
          </w:p>
          <w:p w14:paraId="338F2E75" w14:textId="77777777" w:rsidR="0044140C" w:rsidRPr="004576B7" w:rsidRDefault="0044140C" w:rsidP="004576B7">
            <w:pPr>
              <w:tabs>
                <w:tab w:val="left" w:pos="5220"/>
              </w:tabs>
              <w:rPr>
                <w:b/>
                <w:lang w:val="de-DE"/>
              </w:rPr>
            </w:pPr>
            <w:r w:rsidRPr="004576B7">
              <w:rPr>
                <w:b/>
                <w:lang w:val="de-DE"/>
              </w:rPr>
              <w:t>Ressourcen ID/Bezeichnung</w:t>
            </w:r>
          </w:p>
          <w:p w14:paraId="338F2E76" w14:textId="77777777" w:rsidR="0044140C" w:rsidRPr="004576B7" w:rsidRDefault="0044140C" w:rsidP="004576B7">
            <w:pPr>
              <w:tabs>
                <w:tab w:val="left" w:pos="5220"/>
              </w:tabs>
              <w:rPr>
                <w:i/>
                <w:lang w:val="de-DE"/>
              </w:rPr>
            </w:pPr>
            <w:r w:rsidRPr="004576B7">
              <w:rPr>
                <w:lang w:val="de-DE"/>
              </w:rPr>
              <w:t xml:space="preserve">Suche nach über die ID der Ressourcen und über die Bezeichnung in der </w:t>
            </w:r>
            <w:r w:rsidRPr="004576B7">
              <w:rPr>
                <w:i/>
                <w:lang w:val="de-DE"/>
              </w:rPr>
              <w:t>selektierten</w:t>
            </w:r>
            <w:r w:rsidRPr="004576B7">
              <w:rPr>
                <w:lang w:val="de-DE"/>
              </w:rPr>
              <w:t xml:space="preserve"> </w:t>
            </w:r>
            <w:r w:rsidRPr="004576B7">
              <w:rPr>
                <w:i/>
                <w:lang w:val="de-DE"/>
              </w:rPr>
              <w:t>Benutzersprache</w:t>
            </w:r>
          </w:p>
          <w:p w14:paraId="338F2E77" w14:textId="77777777" w:rsidR="0044140C" w:rsidRPr="004576B7" w:rsidRDefault="0044140C" w:rsidP="004576B7">
            <w:pPr>
              <w:tabs>
                <w:tab w:val="left" w:pos="5220"/>
              </w:tabs>
              <w:rPr>
                <w:lang w:val="de-DE"/>
              </w:rPr>
            </w:pPr>
          </w:p>
          <w:p w14:paraId="338F2E78" w14:textId="77777777" w:rsidR="00D01258" w:rsidRPr="004576B7" w:rsidRDefault="00D01258" w:rsidP="004576B7">
            <w:pPr>
              <w:tabs>
                <w:tab w:val="left" w:pos="5220"/>
              </w:tabs>
              <w:rPr>
                <w:lang w:val="de-DE"/>
              </w:rPr>
            </w:pPr>
          </w:p>
          <w:p w14:paraId="338F2E79" w14:textId="77777777" w:rsidR="00A0601C" w:rsidRPr="004576B7" w:rsidRDefault="00C16C52" w:rsidP="004576B7">
            <w:pPr>
              <w:tabs>
                <w:tab w:val="left" w:pos="5220"/>
              </w:tabs>
              <w:rPr>
                <w:b/>
                <w:lang w:val="de-DE"/>
              </w:rPr>
            </w:pPr>
            <w:r w:rsidRPr="004576B7">
              <w:rPr>
                <w:b/>
                <w:lang w:val="de-DE"/>
              </w:rPr>
              <w:t>Gliederungen</w:t>
            </w:r>
            <w:r w:rsidR="00117C30" w:rsidRPr="004576B7">
              <w:rPr>
                <w:b/>
                <w:lang w:val="de-DE"/>
              </w:rPr>
              <w:t xml:space="preserve"> </w:t>
            </w:r>
            <w:r w:rsidR="00117C30" w:rsidRPr="004576B7">
              <w:rPr>
                <w:lang w:val="de-DE"/>
              </w:rPr>
              <w:t>(Details in UC 104.001 – Schritt 7)</w:t>
            </w:r>
          </w:p>
          <w:p w14:paraId="338F2E7A" w14:textId="77777777" w:rsidR="00D01258" w:rsidRPr="004576B7" w:rsidRDefault="00D01258" w:rsidP="004576B7">
            <w:pPr>
              <w:tabs>
                <w:tab w:val="left" w:pos="5220"/>
              </w:tabs>
              <w:rPr>
                <w:lang w:val="de-DE"/>
              </w:rPr>
            </w:pPr>
            <w:r w:rsidRPr="004576B7">
              <w:rPr>
                <w:lang w:val="de-DE"/>
              </w:rPr>
              <w:t>Gliederungen sind ressourcenspezifische Suchkriterien. D.h. diese werden auf Grund der Wahl der Ressourcenart angezeigt</w:t>
            </w:r>
            <w:r w:rsidR="00117C30" w:rsidRPr="004576B7">
              <w:rPr>
                <w:lang w:val="de-DE"/>
              </w:rPr>
              <w:t xml:space="preserve"> als</w:t>
            </w:r>
            <w:r w:rsidRPr="004576B7">
              <w:rPr>
                <w:lang w:val="de-DE"/>
              </w:rPr>
              <w:t xml:space="preserve"> „</w:t>
            </w:r>
            <w:r w:rsidR="00117C30" w:rsidRPr="004576B7">
              <w:rPr>
                <w:lang w:val="de-DE"/>
              </w:rPr>
              <w:t>Multiselektionsfelder</w:t>
            </w:r>
            <w:r w:rsidRPr="004576B7">
              <w:rPr>
                <w:lang w:val="de-DE"/>
              </w:rPr>
              <w:t>“.</w:t>
            </w:r>
          </w:p>
          <w:p w14:paraId="338F2E7B" w14:textId="77777777" w:rsidR="00D01258" w:rsidRPr="004576B7" w:rsidRDefault="008C6D89" w:rsidP="004576B7">
            <w:pPr>
              <w:tabs>
                <w:tab w:val="left" w:pos="5220"/>
              </w:tabs>
              <w:rPr>
                <w:lang w:val="de-DE"/>
              </w:rPr>
            </w:pPr>
            <w:r>
              <w:rPr>
                <w:noProof/>
                <w:lang w:val="de-CH" w:eastAsia="de-CH"/>
              </w:rPr>
              <w:drawing>
                <wp:inline distT="0" distB="0" distL="0" distR="0" wp14:anchorId="338F3002" wp14:editId="338F3003">
                  <wp:extent cx="2675890" cy="15036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5890" cy="1503680"/>
                          </a:xfrm>
                          <a:prstGeom prst="rect">
                            <a:avLst/>
                          </a:prstGeom>
                          <a:noFill/>
                          <a:ln w="9525">
                            <a:noFill/>
                            <a:miter lim="800000"/>
                            <a:headEnd/>
                            <a:tailEnd/>
                          </a:ln>
                        </pic:spPr>
                      </pic:pic>
                    </a:graphicData>
                  </a:graphic>
                </wp:inline>
              </w:drawing>
            </w:r>
          </w:p>
          <w:p w14:paraId="338F2E7C" w14:textId="77777777" w:rsidR="00C16C52" w:rsidRPr="004576B7" w:rsidRDefault="00D01258" w:rsidP="004576B7">
            <w:pPr>
              <w:tabs>
                <w:tab w:val="left" w:pos="5220"/>
              </w:tabs>
              <w:rPr>
                <w:lang w:val="de-DE"/>
              </w:rPr>
            </w:pPr>
            <w:r w:rsidRPr="004576B7">
              <w:rPr>
                <w:lang w:val="de-DE"/>
              </w:rPr>
              <w:t>Wobei die Checkboxen in der Suche mit einer AND Verknüpfungen untereinander und in Zusammenhang mit den anderen Kriterien verknüpft sind.</w:t>
            </w:r>
          </w:p>
          <w:p w14:paraId="338F2E7D" w14:textId="77777777" w:rsidR="00C16C52" w:rsidRPr="004576B7" w:rsidRDefault="00C16C52" w:rsidP="004576B7">
            <w:pPr>
              <w:tabs>
                <w:tab w:val="left" w:pos="5220"/>
              </w:tabs>
              <w:rPr>
                <w:lang w:val="de-DE"/>
              </w:rPr>
            </w:pPr>
          </w:p>
        </w:tc>
      </w:tr>
      <w:tr w:rsidR="00DC0ADE" w:rsidRPr="00D01258" w14:paraId="338F2E82" w14:textId="77777777" w:rsidTr="004576B7">
        <w:tc>
          <w:tcPr>
            <w:tcW w:w="9606" w:type="dxa"/>
            <w:gridSpan w:val="2"/>
          </w:tcPr>
          <w:p w14:paraId="338F2E7F" w14:textId="77777777" w:rsidR="00DC0ADE" w:rsidRPr="004576B7" w:rsidRDefault="00DC0ADE" w:rsidP="00DC0ADE">
            <w:pPr>
              <w:rPr>
                <w:lang w:val="de-DE"/>
              </w:rPr>
            </w:pPr>
          </w:p>
          <w:p w14:paraId="338F2E80" w14:textId="77777777" w:rsidR="00DC0ADE" w:rsidRPr="004576B7" w:rsidRDefault="008C6D89" w:rsidP="00DC0ADE">
            <w:pPr>
              <w:rPr>
                <w:lang w:val="de-DE"/>
              </w:rPr>
            </w:pPr>
            <w:r>
              <w:rPr>
                <w:noProof/>
                <w:lang w:val="de-CH" w:eastAsia="de-CH"/>
              </w:rPr>
              <w:drawing>
                <wp:inline distT="0" distB="0" distL="0" distR="0" wp14:anchorId="338F3004" wp14:editId="338F3005">
                  <wp:extent cx="5946140" cy="4437380"/>
                  <wp:effectExtent l="19050" t="0" r="0" b="0"/>
                  <wp:docPr id="2" name="Picture 2" descr="Neu_Reservation_Popup_Kal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_Reservation_Popup_Kalender.jpg"/>
                          <pic:cNvPicPr>
                            <a:picLocks noChangeAspect="1" noChangeArrowheads="1"/>
                          </pic:cNvPicPr>
                        </pic:nvPicPr>
                        <pic:blipFill>
                          <a:blip r:embed="rId15" cstate="print"/>
                          <a:srcRect/>
                          <a:stretch>
                            <a:fillRect/>
                          </a:stretch>
                        </pic:blipFill>
                        <pic:spPr bwMode="auto">
                          <a:xfrm>
                            <a:off x="0" y="0"/>
                            <a:ext cx="5946140" cy="4437380"/>
                          </a:xfrm>
                          <a:prstGeom prst="rect">
                            <a:avLst/>
                          </a:prstGeom>
                          <a:noFill/>
                          <a:ln w="9525">
                            <a:noFill/>
                            <a:miter lim="800000"/>
                            <a:headEnd/>
                            <a:tailEnd/>
                          </a:ln>
                        </pic:spPr>
                      </pic:pic>
                    </a:graphicData>
                  </a:graphic>
                </wp:inline>
              </w:drawing>
            </w:r>
          </w:p>
          <w:p w14:paraId="338F2E81" w14:textId="77777777" w:rsidR="00DC0ADE" w:rsidRPr="004576B7" w:rsidRDefault="00DC0ADE" w:rsidP="00DC0ADE">
            <w:pPr>
              <w:rPr>
                <w:lang w:val="de-DE"/>
              </w:rPr>
            </w:pPr>
          </w:p>
        </w:tc>
      </w:tr>
    </w:tbl>
    <w:p w14:paraId="338F2E83" w14:textId="77777777" w:rsidR="00DC0ADE" w:rsidRPr="00DC0ADE" w:rsidRDefault="00DC0ADE" w:rsidP="00DC0ADE">
      <w:pPr>
        <w:rPr>
          <w:lang w:val="de-CH"/>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28"/>
        <w:gridCol w:w="4678"/>
      </w:tblGrid>
      <w:tr w:rsidR="00DC0ADE" w:rsidRPr="008F19B5" w14:paraId="338F2E85" w14:textId="77777777" w:rsidTr="004576B7">
        <w:tc>
          <w:tcPr>
            <w:tcW w:w="9606" w:type="dxa"/>
            <w:gridSpan w:val="2"/>
          </w:tcPr>
          <w:p w14:paraId="338F2E84" w14:textId="77777777" w:rsidR="00DC0ADE" w:rsidRPr="004576B7" w:rsidRDefault="00DC0ADE" w:rsidP="004576B7">
            <w:pPr>
              <w:tabs>
                <w:tab w:val="left" w:pos="5220"/>
              </w:tabs>
              <w:jc w:val="both"/>
              <w:rPr>
                <w:lang w:val="de-CH"/>
              </w:rPr>
            </w:pPr>
            <w:bookmarkStart w:id="10" w:name="_Ref220409354"/>
            <w:r w:rsidRPr="004576B7">
              <w:rPr>
                <w:b/>
                <w:bCs/>
                <w:sz w:val="32"/>
                <w:lang w:val="de-DE"/>
              </w:rPr>
              <w:t>Schritt 2 -</w:t>
            </w:r>
            <w:bookmarkEnd w:id="10"/>
            <w:r w:rsidR="005D6E72" w:rsidRPr="004576B7">
              <w:rPr>
                <w:b/>
                <w:bCs/>
                <w:sz w:val="32"/>
                <w:lang w:val="de-DE"/>
              </w:rPr>
              <w:t xml:space="preserve"> </w:t>
            </w:r>
            <w:r w:rsidR="00BC6CC4" w:rsidRPr="004576B7">
              <w:rPr>
                <w:lang w:val="de-CH"/>
              </w:rPr>
              <w:t>Nutzer klickt auf Suchen und System zeigt Liste mit allen verfügbaren (den Kriterien entsprechenden) Reservationen</w:t>
            </w:r>
          </w:p>
        </w:tc>
      </w:tr>
      <w:tr w:rsidR="00DC0ADE" w:rsidRPr="00264081" w14:paraId="338F2E88" w14:textId="77777777" w:rsidTr="004576B7">
        <w:tc>
          <w:tcPr>
            <w:tcW w:w="4928" w:type="dxa"/>
          </w:tcPr>
          <w:p w14:paraId="338F2E86" w14:textId="77777777" w:rsidR="00DC0ADE" w:rsidRPr="004576B7" w:rsidRDefault="00DC0ADE" w:rsidP="004576B7">
            <w:pPr>
              <w:tabs>
                <w:tab w:val="left" w:pos="5220"/>
              </w:tabs>
              <w:jc w:val="both"/>
              <w:rPr>
                <w:b/>
                <w:lang w:val="de-DE"/>
              </w:rPr>
            </w:pPr>
            <w:r w:rsidRPr="004576B7">
              <w:rPr>
                <w:b/>
                <w:lang w:val="de-DE"/>
              </w:rPr>
              <w:t>Controls</w:t>
            </w:r>
            <w:r w:rsidR="005D6E72">
              <w:t xml:space="preserve"> </w:t>
            </w:r>
          </w:p>
        </w:tc>
        <w:tc>
          <w:tcPr>
            <w:tcW w:w="4678" w:type="dxa"/>
          </w:tcPr>
          <w:p w14:paraId="338F2E87" w14:textId="77777777" w:rsidR="00DC0ADE" w:rsidRPr="004576B7" w:rsidRDefault="00DC0ADE" w:rsidP="00DC0ADE">
            <w:pPr>
              <w:rPr>
                <w:b/>
                <w:lang w:val="de-DE"/>
              </w:rPr>
            </w:pPr>
            <w:r w:rsidRPr="004576B7">
              <w:rPr>
                <w:b/>
                <w:lang w:val="de-DE"/>
              </w:rPr>
              <w:t>Regeln</w:t>
            </w:r>
          </w:p>
        </w:tc>
      </w:tr>
      <w:tr w:rsidR="00DC0ADE" w:rsidRPr="008F19B5" w14:paraId="338F2EAC" w14:textId="77777777" w:rsidTr="004576B7">
        <w:tc>
          <w:tcPr>
            <w:tcW w:w="4928" w:type="dxa"/>
          </w:tcPr>
          <w:p w14:paraId="338F2E89" w14:textId="77777777" w:rsidR="00BC6CC4" w:rsidRPr="004576B7" w:rsidRDefault="00BC6CC4" w:rsidP="005D6E72">
            <w:pPr>
              <w:rPr>
                <w:b/>
                <w:lang w:val="de-DE"/>
              </w:rPr>
            </w:pPr>
          </w:p>
          <w:p w14:paraId="338F2E8A" w14:textId="77777777" w:rsidR="00BC6CC4" w:rsidRPr="004576B7" w:rsidRDefault="00BC6CC4" w:rsidP="005D6E72">
            <w:pPr>
              <w:rPr>
                <w:b/>
                <w:lang w:val="de-DE"/>
              </w:rPr>
            </w:pPr>
            <w:r w:rsidRPr="004576B7">
              <w:rPr>
                <w:b/>
                <w:lang w:val="de-DE"/>
              </w:rPr>
              <w:t>Siehe Schritt 1 für das Sidepanel</w:t>
            </w:r>
          </w:p>
          <w:p w14:paraId="338F2E8B" w14:textId="77777777" w:rsidR="00BC6CC4" w:rsidRPr="004576B7" w:rsidRDefault="00BC6CC4" w:rsidP="005D6E72">
            <w:pPr>
              <w:rPr>
                <w:b/>
                <w:lang w:val="de-DE"/>
              </w:rPr>
            </w:pPr>
          </w:p>
          <w:p w14:paraId="338F2E8C" w14:textId="77777777" w:rsidR="00BC6CC4" w:rsidRPr="004576B7" w:rsidRDefault="00BC6CC4" w:rsidP="005D6E72">
            <w:pPr>
              <w:rPr>
                <w:b/>
                <w:lang w:val="de-DE"/>
              </w:rPr>
            </w:pPr>
            <w:r w:rsidRPr="004576B7">
              <w:rPr>
                <w:b/>
                <w:lang w:val="de-DE"/>
              </w:rPr>
              <w:t>Inhaltsbereich:</w:t>
            </w:r>
          </w:p>
          <w:p w14:paraId="338F2E8D" w14:textId="77777777" w:rsidR="00BC6CC4" w:rsidRPr="004576B7" w:rsidRDefault="00BC6CC4" w:rsidP="005D6E72">
            <w:pPr>
              <w:rPr>
                <w:i/>
                <w:lang w:val="de-DE"/>
              </w:rPr>
            </w:pPr>
            <w:r w:rsidRPr="004576B7">
              <w:rPr>
                <w:i/>
                <w:lang w:val="de-DE"/>
              </w:rPr>
              <w:t>Standard Spalten</w:t>
            </w:r>
          </w:p>
          <w:p w14:paraId="338F2E8E" w14:textId="77777777" w:rsidR="00BC6CC4" w:rsidRPr="004576B7" w:rsidRDefault="00BC6CC4" w:rsidP="004576B7">
            <w:pPr>
              <w:pStyle w:val="ListParagraph"/>
              <w:numPr>
                <w:ilvl w:val="0"/>
                <w:numId w:val="9"/>
              </w:numPr>
              <w:rPr>
                <w:lang w:val="de-DE"/>
              </w:rPr>
            </w:pPr>
            <w:r w:rsidRPr="004576B7">
              <w:rPr>
                <w:lang w:val="de-DE"/>
              </w:rPr>
              <w:t>Che</w:t>
            </w:r>
            <w:r w:rsidR="00D345EA" w:rsidRPr="004576B7">
              <w:rPr>
                <w:lang w:val="de-DE"/>
              </w:rPr>
              <w:t>ckbox zur Selektion</w:t>
            </w:r>
          </w:p>
          <w:p w14:paraId="338F2E8F" w14:textId="77777777" w:rsidR="00BC6CC4" w:rsidRPr="004576B7" w:rsidRDefault="00BC6CC4" w:rsidP="004576B7">
            <w:pPr>
              <w:pStyle w:val="ListParagraph"/>
              <w:numPr>
                <w:ilvl w:val="0"/>
                <w:numId w:val="9"/>
              </w:numPr>
              <w:rPr>
                <w:lang w:val="de-DE"/>
              </w:rPr>
            </w:pPr>
            <w:r w:rsidRPr="004576B7">
              <w:rPr>
                <w:lang w:val="de-DE"/>
              </w:rPr>
              <w:t>Farbcode</w:t>
            </w:r>
          </w:p>
          <w:p w14:paraId="338F2E90" w14:textId="77777777" w:rsidR="00BC6CC4" w:rsidRPr="004576B7" w:rsidRDefault="00BC6CC4" w:rsidP="004576B7">
            <w:pPr>
              <w:pStyle w:val="ListParagraph"/>
              <w:numPr>
                <w:ilvl w:val="0"/>
                <w:numId w:val="9"/>
              </w:numPr>
              <w:rPr>
                <w:lang w:val="de-DE"/>
              </w:rPr>
            </w:pPr>
            <w:r w:rsidRPr="004576B7">
              <w:rPr>
                <w:lang w:val="de-DE"/>
              </w:rPr>
              <w:t>Ressourcen Bezeichnung</w:t>
            </w:r>
            <w:r w:rsidR="00D345EA" w:rsidRPr="004576B7">
              <w:rPr>
                <w:lang w:val="de-DE"/>
              </w:rPr>
              <w:t xml:space="preserve"> (mit Detaillink)</w:t>
            </w:r>
          </w:p>
          <w:p w14:paraId="338F2E91" w14:textId="77777777" w:rsidR="00D345EA" w:rsidRPr="004576B7" w:rsidRDefault="00D345EA" w:rsidP="004576B7">
            <w:pPr>
              <w:pStyle w:val="ListParagraph"/>
              <w:numPr>
                <w:ilvl w:val="0"/>
                <w:numId w:val="9"/>
              </w:numPr>
              <w:rPr>
                <w:lang w:val="de-DE"/>
              </w:rPr>
            </w:pPr>
            <w:r w:rsidRPr="004576B7">
              <w:rPr>
                <w:lang w:val="de-DE"/>
              </w:rPr>
              <w:t xml:space="preserve">Ressourcen ID </w:t>
            </w:r>
          </w:p>
          <w:p w14:paraId="338F2E92" w14:textId="77777777" w:rsidR="00BC6CC4" w:rsidRPr="004576B7" w:rsidRDefault="00BC6CC4" w:rsidP="004576B7">
            <w:pPr>
              <w:pStyle w:val="ListParagraph"/>
              <w:numPr>
                <w:ilvl w:val="0"/>
                <w:numId w:val="9"/>
              </w:numPr>
              <w:rPr>
                <w:lang w:val="de-DE"/>
              </w:rPr>
            </w:pPr>
            <w:r w:rsidRPr="004576B7">
              <w:rPr>
                <w:lang w:val="de-DE"/>
              </w:rPr>
              <w:t>Standort</w:t>
            </w:r>
          </w:p>
          <w:p w14:paraId="338F2E93" w14:textId="77777777" w:rsidR="00BC6CC4" w:rsidRPr="004576B7" w:rsidRDefault="00BC6CC4" w:rsidP="004576B7">
            <w:pPr>
              <w:pStyle w:val="ListParagraph"/>
              <w:numPr>
                <w:ilvl w:val="0"/>
                <w:numId w:val="9"/>
              </w:numPr>
              <w:rPr>
                <w:lang w:val="de-DE"/>
              </w:rPr>
            </w:pPr>
            <w:r w:rsidRPr="004576B7">
              <w:rPr>
                <w:lang w:val="de-DE"/>
              </w:rPr>
              <w:t>Minimal/Maximal Reservationszeit</w:t>
            </w:r>
          </w:p>
          <w:p w14:paraId="338F2E94" w14:textId="77777777" w:rsidR="00BC6CC4" w:rsidRPr="004576B7" w:rsidRDefault="00BC6CC4" w:rsidP="004576B7">
            <w:pPr>
              <w:pStyle w:val="ListParagraph"/>
              <w:numPr>
                <w:ilvl w:val="0"/>
                <w:numId w:val="9"/>
              </w:numPr>
              <w:rPr>
                <w:lang w:val="de-DE"/>
              </w:rPr>
            </w:pPr>
            <w:r w:rsidRPr="004576B7">
              <w:rPr>
                <w:lang w:val="de-DE"/>
              </w:rPr>
              <w:t>Icon Info</w:t>
            </w:r>
          </w:p>
          <w:p w14:paraId="338F2E95" w14:textId="77777777" w:rsidR="00BC6CC4" w:rsidRPr="004576B7" w:rsidRDefault="00BC6CC4" w:rsidP="005D6E72">
            <w:pPr>
              <w:rPr>
                <w:b/>
                <w:lang w:val="de-DE"/>
              </w:rPr>
            </w:pPr>
          </w:p>
          <w:p w14:paraId="338F2E96" w14:textId="77777777" w:rsidR="00BC6CC4" w:rsidRPr="004576B7" w:rsidRDefault="00BC6CC4" w:rsidP="005D6E72">
            <w:pPr>
              <w:rPr>
                <w:i/>
                <w:lang w:val="de-DE"/>
              </w:rPr>
            </w:pPr>
            <w:r w:rsidRPr="004576B7">
              <w:rPr>
                <w:i/>
                <w:lang w:val="de-DE"/>
              </w:rPr>
              <w:t>Zusätzliche Spalten</w:t>
            </w:r>
          </w:p>
          <w:p w14:paraId="338F2E97" w14:textId="77777777" w:rsidR="00BC6CC4" w:rsidRPr="004576B7" w:rsidRDefault="00BC6CC4" w:rsidP="004576B7">
            <w:pPr>
              <w:pStyle w:val="ListParagraph"/>
              <w:numPr>
                <w:ilvl w:val="0"/>
                <w:numId w:val="8"/>
              </w:numPr>
              <w:rPr>
                <w:lang w:val="de-DE"/>
              </w:rPr>
            </w:pPr>
            <w:r w:rsidRPr="004576B7">
              <w:rPr>
                <w:lang w:val="de-DE"/>
              </w:rPr>
              <w:t>Beschreibung</w:t>
            </w:r>
          </w:p>
          <w:p w14:paraId="338F2E98" w14:textId="77777777" w:rsidR="00BC6CC4" w:rsidRPr="004576B7" w:rsidRDefault="00BC6CC4" w:rsidP="004576B7">
            <w:pPr>
              <w:pStyle w:val="ListParagraph"/>
              <w:numPr>
                <w:ilvl w:val="0"/>
                <w:numId w:val="8"/>
              </w:numPr>
              <w:rPr>
                <w:lang w:val="de-DE"/>
              </w:rPr>
            </w:pPr>
            <w:r w:rsidRPr="004576B7">
              <w:rPr>
                <w:lang w:val="de-DE"/>
              </w:rPr>
              <w:t>Info URL</w:t>
            </w:r>
          </w:p>
          <w:p w14:paraId="338F2E99" w14:textId="77777777" w:rsidR="00BC6CC4" w:rsidRPr="004576B7" w:rsidRDefault="00BC6CC4" w:rsidP="00BC6CC4">
            <w:pPr>
              <w:rPr>
                <w:lang w:val="de-DE"/>
              </w:rPr>
            </w:pPr>
          </w:p>
          <w:p w14:paraId="338F2E9A" w14:textId="77777777" w:rsidR="00BC6CC4" w:rsidRPr="004576B7" w:rsidRDefault="00BC6CC4" w:rsidP="00BC6CC4">
            <w:pPr>
              <w:rPr>
                <w:i/>
                <w:lang w:val="de-DE"/>
              </w:rPr>
            </w:pPr>
            <w:r w:rsidRPr="004576B7">
              <w:rPr>
                <w:i/>
                <w:lang w:val="de-DE"/>
              </w:rPr>
              <w:t>Buttons</w:t>
            </w:r>
          </w:p>
          <w:p w14:paraId="338F2E9B" w14:textId="77777777" w:rsidR="00BC6CC4" w:rsidRPr="004576B7" w:rsidRDefault="00BC6CC4" w:rsidP="004576B7">
            <w:pPr>
              <w:pStyle w:val="ListParagraph"/>
              <w:numPr>
                <w:ilvl w:val="0"/>
                <w:numId w:val="8"/>
              </w:numPr>
              <w:rPr>
                <w:i/>
                <w:lang w:val="de-DE"/>
              </w:rPr>
            </w:pPr>
            <w:r w:rsidRPr="004576B7">
              <w:rPr>
                <w:lang w:val="de-DE"/>
              </w:rPr>
              <w:t>Detail Reservation</w:t>
            </w:r>
          </w:p>
          <w:p w14:paraId="338F2E9C" w14:textId="77777777" w:rsidR="00BC6CC4" w:rsidRPr="004576B7" w:rsidRDefault="00BC6CC4" w:rsidP="004576B7">
            <w:pPr>
              <w:pStyle w:val="ListParagraph"/>
              <w:numPr>
                <w:ilvl w:val="0"/>
                <w:numId w:val="8"/>
              </w:numPr>
              <w:rPr>
                <w:i/>
                <w:lang w:val="de-DE"/>
              </w:rPr>
            </w:pPr>
          </w:p>
        </w:tc>
        <w:tc>
          <w:tcPr>
            <w:tcW w:w="4678" w:type="dxa"/>
          </w:tcPr>
          <w:p w14:paraId="338F2E9D" w14:textId="77777777" w:rsidR="00DC0ADE" w:rsidRPr="004576B7" w:rsidRDefault="00DC0ADE" w:rsidP="004576B7">
            <w:pPr>
              <w:tabs>
                <w:tab w:val="left" w:pos="5220"/>
              </w:tabs>
              <w:rPr>
                <w:lang w:val="de-DE"/>
              </w:rPr>
            </w:pPr>
          </w:p>
          <w:p w14:paraId="338F2E9E" w14:textId="77777777" w:rsidR="00504B50" w:rsidRPr="004576B7" w:rsidRDefault="00504B50" w:rsidP="004576B7">
            <w:pPr>
              <w:tabs>
                <w:tab w:val="left" w:pos="5220"/>
              </w:tabs>
              <w:rPr>
                <w:b/>
                <w:lang w:val="de-DE"/>
              </w:rPr>
            </w:pPr>
            <w:r w:rsidRPr="004576B7">
              <w:rPr>
                <w:b/>
                <w:lang w:val="de-DE"/>
              </w:rPr>
              <w:t>Spalten 1 und 2 werden immer angezeigt.</w:t>
            </w:r>
          </w:p>
          <w:p w14:paraId="338F2E9F" w14:textId="77777777" w:rsidR="00504B50" w:rsidRPr="004576B7" w:rsidRDefault="00504B50" w:rsidP="004576B7">
            <w:pPr>
              <w:tabs>
                <w:tab w:val="left" w:pos="5220"/>
              </w:tabs>
              <w:rPr>
                <w:b/>
                <w:lang w:val="de-DE"/>
              </w:rPr>
            </w:pPr>
          </w:p>
          <w:p w14:paraId="338F2EA0" w14:textId="77777777" w:rsidR="00D345EA" w:rsidRPr="004576B7" w:rsidRDefault="00D345EA" w:rsidP="004576B7">
            <w:pPr>
              <w:tabs>
                <w:tab w:val="left" w:pos="5220"/>
              </w:tabs>
              <w:rPr>
                <w:smallCaps/>
                <w:lang w:val="de-DE"/>
              </w:rPr>
            </w:pPr>
            <w:r w:rsidRPr="004576B7">
              <w:rPr>
                <w:smallCaps/>
                <w:lang w:val="de-DE"/>
              </w:rPr>
              <w:t xml:space="preserve">Hat eine Spalte keine Inhalt oder ein Benutzer nicht das Recht den Inhalt zu sehen, wird die Spalte </w:t>
            </w:r>
            <w:r w:rsidRPr="004576B7">
              <w:rPr>
                <w:b/>
                <w:smallCaps/>
                <w:lang w:val="de-DE"/>
              </w:rPr>
              <w:t>OHNE</w:t>
            </w:r>
            <w:r w:rsidRPr="004576B7">
              <w:rPr>
                <w:smallCaps/>
                <w:lang w:val="de-DE"/>
              </w:rPr>
              <w:t xml:space="preserve"> Inhalt dargestellt.</w:t>
            </w:r>
          </w:p>
          <w:p w14:paraId="338F2EA1" w14:textId="77777777" w:rsidR="00D345EA" w:rsidRPr="004576B7" w:rsidRDefault="00D345EA" w:rsidP="004576B7">
            <w:pPr>
              <w:tabs>
                <w:tab w:val="left" w:pos="5220"/>
              </w:tabs>
              <w:rPr>
                <w:b/>
                <w:lang w:val="de-DE"/>
              </w:rPr>
            </w:pPr>
          </w:p>
          <w:p w14:paraId="338F2EA2" w14:textId="77777777" w:rsidR="00504B50" w:rsidRPr="004576B7" w:rsidRDefault="00504B50" w:rsidP="004576B7">
            <w:pPr>
              <w:tabs>
                <w:tab w:val="left" w:pos="5220"/>
              </w:tabs>
              <w:rPr>
                <w:b/>
                <w:lang w:val="de-DE"/>
              </w:rPr>
            </w:pPr>
            <w:r w:rsidRPr="004576B7">
              <w:rPr>
                <w:b/>
                <w:lang w:val="de-DE"/>
              </w:rPr>
              <w:t xml:space="preserve">Farbcode </w:t>
            </w:r>
          </w:p>
          <w:p w14:paraId="338F2EA3" w14:textId="77777777" w:rsidR="00504B50" w:rsidRPr="004576B7" w:rsidRDefault="00504B50" w:rsidP="004576B7">
            <w:pPr>
              <w:tabs>
                <w:tab w:val="left" w:pos="5220"/>
              </w:tabs>
              <w:rPr>
                <w:lang w:val="de-DE"/>
              </w:rPr>
            </w:pPr>
            <w:r w:rsidRPr="004576B7">
              <w:rPr>
                <w:lang w:val="de-DE"/>
              </w:rPr>
              <w:t>Wird auf der Ressource definiert (siehe auch globales Dokument)</w:t>
            </w:r>
          </w:p>
          <w:p w14:paraId="338F2EA4" w14:textId="77777777" w:rsidR="00504B50" w:rsidRPr="004576B7" w:rsidRDefault="00504B50" w:rsidP="004576B7">
            <w:pPr>
              <w:tabs>
                <w:tab w:val="left" w:pos="5220"/>
              </w:tabs>
              <w:rPr>
                <w:lang w:val="de-DE"/>
              </w:rPr>
            </w:pPr>
          </w:p>
          <w:p w14:paraId="338F2EA5" w14:textId="77777777" w:rsidR="00504B50" w:rsidRPr="004576B7" w:rsidRDefault="00504B50" w:rsidP="004576B7">
            <w:pPr>
              <w:tabs>
                <w:tab w:val="left" w:pos="5220"/>
              </w:tabs>
              <w:rPr>
                <w:b/>
                <w:lang w:val="de-DE"/>
              </w:rPr>
            </w:pPr>
            <w:r w:rsidRPr="004576B7">
              <w:rPr>
                <w:b/>
                <w:lang w:val="de-DE"/>
              </w:rPr>
              <w:t xml:space="preserve">Ressourcen </w:t>
            </w:r>
            <w:r w:rsidR="00D345EA" w:rsidRPr="004576B7">
              <w:rPr>
                <w:b/>
                <w:lang w:val="de-DE"/>
              </w:rPr>
              <w:t>Bezeichnung</w:t>
            </w:r>
          </w:p>
          <w:p w14:paraId="338F2EA6" w14:textId="77777777" w:rsidR="00504B50" w:rsidRPr="004576B7" w:rsidRDefault="00504B50" w:rsidP="004576B7">
            <w:pPr>
              <w:tabs>
                <w:tab w:val="left" w:pos="5220"/>
              </w:tabs>
              <w:rPr>
                <w:lang w:val="de-DE"/>
              </w:rPr>
            </w:pPr>
            <w:r w:rsidRPr="004576B7">
              <w:rPr>
                <w:lang w:val="de-DE"/>
              </w:rPr>
              <w:t xml:space="preserve">Klick auf die </w:t>
            </w:r>
            <w:r w:rsidR="00D345EA" w:rsidRPr="004576B7">
              <w:rPr>
                <w:lang w:val="de-DE"/>
              </w:rPr>
              <w:t>„</w:t>
            </w:r>
            <w:r w:rsidRPr="004576B7">
              <w:rPr>
                <w:lang w:val="de-DE"/>
              </w:rPr>
              <w:t xml:space="preserve">Ressourcen </w:t>
            </w:r>
            <w:r w:rsidR="00D345EA" w:rsidRPr="004576B7">
              <w:rPr>
                <w:lang w:val="de-DE"/>
              </w:rPr>
              <w:t>Bezeichnung“</w:t>
            </w:r>
            <w:r w:rsidRPr="004576B7">
              <w:rPr>
                <w:lang w:val="de-DE"/>
              </w:rPr>
              <w:t xml:space="preserve"> hat gleiche Funktion wie Button „Detail Reservation“, führt ins Reservationsdetail</w:t>
            </w:r>
          </w:p>
          <w:p w14:paraId="338F2EA7" w14:textId="77777777" w:rsidR="00504B50" w:rsidRPr="004576B7" w:rsidRDefault="00504B50" w:rsidP="004576B7">
            <w:pPr>
              <w:tabs>
                <w:tab w:val="left" w:pos="5220"/>
              </w:tabs>
              <w:rPr>
                <w:lang w:val="de-DE"/>
              </w:rPr>
            </w:pPr>
          </w:p>
          <w:p w14:paraId="338F2EA8" w14:textId="77777777" w:rsidR="00504B50" w:rsidRPr="004576B7" w:rsidRDefault="00504B50" w:rsidP="004576B7">
            <w:pPr>
              <w:tabs>
                <w:tab w:val="left" w:pos="5220"/>
              </w:tabs>
              <w:rPr>
                <w:b/>
                <w:lang w:val="de-DE"/>
              </w:rPr>
            </w:pPr>
            <w:r w:rsidRPr="004576B7">
              <w:rPr>
                <w:b/>
                <w:lang w:val="de-DE"/>
              </w:rPr>
              <w:t>Info Icon</w:t>
            </w:r>
          </w:p>
          <w:p w14:paraId="338F2EA9" w14:textId="77777777" w:rsidR="00D345EA" w:rsidRPr="004576B7" w:rsidRDefault="00504B50" w:rsidP="004576B7">
            <w:pPr>
              <w:tabs>
                <w:tab w:val="left" w:pos="5220"/>
              </w:tabs>
              <w:rPr>
                <w:lang w:val="de-DE"/>
              </w:rPr>
            </w:pPr>
            <w:r w:rsidRPr="004576B7">
              <w:rPr>
                <w:lang w:val="de-DE"/>
              </w:rPr>
              <w:t>Zeigt den View Modus einer Ressource in einem Popup</w:t>
            </w:r>
          </w:p>
          <w:p w14:paraId="338F2EAA" w14:textId="77777777" w:rsidR="006A6E7A" w:rsidRPr="004576B7" w:rsidRDefault="006A6E7A" w:rsidP="004576B7">
            <w:pPr>
              <w:tabs>
                <w:tab w:val="left" w:pos="5220"/>
              </w:tabs>
              <w:rPr>
                <w:lang w:val="de-DE"/>
              </w:rPr>
            </w:pPr>
          </w:p>
          <w:p w14:paraId="338F2EAB" w14:textId="77777777" w:rsidR="006A6E7A" w:rsidRPr="004576B7" w:rsidRDefault="006A6E7A" w:rsidP="004576B7">
            <w:pPr>
              <w:tabs>
                <w:tab w:val="left" w:pos="5220"/>
              </w:tabs>
              <w:rPr>
                <w:b/>
                <w:smallCaps/>
                <w:lang w:val="de-DE"/>
              </w:rPr>
            </w:pPr>
            <w:r w:rsidRPr="004576B7">
              <w:rPr>
                <w:b/>
                <w:smallCaps/>
                <w:lang w:val="de-DE"/>
              </w:rPr>
              <w:t>Wichtig: Die selektierte Ressource wird für den gewählten Zeitraum blockiert und steht anderen Benutzern während des Reservationsprozesses nicht mehr zur Verfügung (PF 314)</w:t>
            </w:r>
          </w:p>
        </w:tc>
      </w:tr>
      <w:tr w:rsidR="00DC0ADE" w14:paraId="338F2EB1" w14:textId="77777777" w:rsidTr="004576B7">
        <w:tc>
          <w:tcPr>
            <w:tcW w:w="9606" w:type="dxa"/>
            <w:gridSpan w:val="2"/>
          </w:tcPr>
          <w:p w14:paraId="338F2EAD" w14:textId="77777777" w:rsidR="00BC6CC4" w:rsidRPr="004576B7" w:rsidRDefault="00BC6CC4" w:rsidP="00BC6CC4">
            <w:pPr>
              <w:rPr>
                <w:b/>
                <w:lang w:val="de-DE"/>
              </w:rPr>
            </w:pPr>
          </w:p>
          <w:p w14:paraId="338F2EAE" w14:textId="77777777" w:rsidR="00BC6CC4" w:rsidRPr="004576B7" w:rsidRDefault="00BC6CC4" w:rsidP="00BC6CC4">
            <w:pPr>
              <w:rPr>
                <w:b/>
                <w:lang w:val="de-DE"/>
              </w:rPr>
            </w:pPr>
            <w:r w:rsidRPr="004576B7">
              <w:rPr>
                <w:b/>
                <w:lang w:val="de-DE"/>
              </w:rPr>
              <w:t>Siehe Schritt 1</w:t>
            </w:r>
          </w:p>
          <w:p w14:paraId="338F2EAF" w14:textId="77777777" w:rsidR="00DC0ADE" w:rsidRPr="004576B7" w:rsidRDefault="00DC0ADE" w:rsidP="00DC0ADE">
            <w:pPr>
              <w:rPr>
                <w:color w:val="FF0000"/>
                <w:lang w:val="de-DE"/>
              </w:rPr>
            </w:pPr>
          </w:p>
          <w:p w14:paraId="338F2EB0" w14:textId="77777777" w:rsidR="00BC6CC4" w:rsidRPr="004576B7" w:rsidRDefault="00BC6CC4" w:rsidP="00DC0ADE">
            <w:pPr>
              <w:rPr>
                <w:color w:val="FF0000"/>
                <w:lang w:val="de-DE"/>
              </w:rPr>
            </w:pPr>
          </w:p>
        </w:tc>
      </w:tr>
    </w:tbl>
    <w:p w14:paraId="338F2EB2" w14:textId="77777777" w:rsidR="00DC0ADE" w:rsidRDefault="00DC0ADE" w:rsidP="00DC0ADE">
      <w:pPr>
        <w:rPr>
          <w:lang w:val="de-DE"/>
        </w:rPr>
      </w:pPr>
    </w:p>
    <w:p w14:paraId="338F2EB3" w14:textId="77777777" w:rsidR="00DC0ADE" w:rsidRDefault="00DC0ADE" w:rsidP="00DC0ADE">
      <w:pPr>
        <w:rPr>
          <w:lang w:val="de-D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28"/>
        <w:gridCol w:w="4678"/>
      </w:tblGrid>
      <w:tr w:rsidR="00DC0ADE" w:rsidRPr="008F19B5" w14:paraId="338F2EB5" w14:textId="77777777" w:rsidTr="004576B7">
        <w:tc>
          <w:tcPr>
            <w:tcW w:w="9606" w:type="dxa"/>
            <w:gridSpan w:val="2"/>
          </w:tcPr>
          <w:p w14:paraId="338F2EB4" w14:textId="77777777" w:rsidR="00DC0ADE" w:rsidRPr="004576B7" w:rsidRDefault="00DC0ADE" w:rsidP="004576B7">
            <w:pPr>
              <w:tabs>
                <w:tab w:val="left" w:pos="5220"/>
              </w:tabs>
              <w:jc w:val="both"/>
              <w:rPr>
                <w:lang w:val="de-CH"/>
              </w:rPr>
            </w:pPr>
            <w:r w:rsidRPr="004576B7">
              <w:rPr>
                <w:b/>
                <w:bCs/>
                <w:sz w:val="32"/>
                <w:lang w:val="de-DE"/>
              </w:rPr>
              <w:t>Schritt 3 -</w:t>
            </w:r>
            <w:r w:rsidRPr="004576B7">
              <w:rPr>
                <w:lang w:val="de-DE"/>
              </w:rPr>
              <w:t xml:space="preserve"> </w:t>
            </w:r>
            <w:r w:rsidR="00504B50" w:rsidRPr="004576B7">
              <w:rPr>
                <w:lang w:val="de-CH"/>
              </w:rPr>
              <w:t>Nutzer kann über Link und Button ins Detail einer Ressource wechseln</w:t>
            </w:r>
          </w:p>
        </w:tc>
      </w:tr>
      <w:tr w:rsidR="00DC0ADE" w:rsidRPr="00264081" w14:paraId="338F2EB8" w14:textId="77777777" w:rsidTr="004576B7">
        <w:tc>
          <w:tcPr>
            <w:tcW w:w="4928" w:type="dxa"/>
          </w:tcPr>
          <w:p w14:paraId="338F2EB6" w14:textId="77777777" w:rsidR="00DC0ADE" w:rsidRPr="004576B7" w:rsidRDefault="00DC0ADE" w:rsidP="00DC0ADE">
            <w:pPr>
              <w:rPr>
                <w:b/>
                <w:lang w:val="de-DE"/>
              </w:rPr>
            </w:pPr>
            <w:r w:rsidRPr="004576B7">
              <w:rPr>
                <w:b/>
                <w:lang w:val="de-DE"/>
              </w:rPr>
              <w:t>Controls</w:t>
            </w:r>
          </w:p>
        </w:tc>
        <w:tc>
          <w:tcPr>
            <w:tcW w:w="4678" w:type="dxa"/>
          </w:tcPr>
          <w:p w14:paraId="338F2EB7" w14:textId="77777777" w:rsidR="00DC0ADE" w:rsidRPr="004576B7" w:rsidRDefault="00DC0ADE" w:rsidP="00DC0ADE">
            <w:pPr>
              <w:rPr>
                <w:b/>
                <w:lang w:val="de-DE"/>
              </w:rPr>
            </w:pPr>
            <w:r w:rsidRPr="004576B7">
              <w:rPr>
                <w:b/>
                <w:lang w:val="de-DE"/>
              </w:rPr>
              <w:t>Regeln</w:t>
            </w:r>
          </w:p>
        </w:tc>
      </w:tr>
      <w:tr w:rsidR="00DC0ADE" w:rsidRPr="008F19B5" w14:paraId="338F2EC4" w14:textId="77777777" w:rsidTr="004576B7">
        <w:tc>
          <w:tcPr>
            <w:tcW w:w="4928" w:type="dxa"/>
          </w:tcPr>
          <w:p w14:paraId="338F2EB9" w14:textId="77777777" w:rsidR="00504B50" w:rsidRPr="004576B7" w:rsidRDefault="00504B50" w:rsidP="00504B50">
            <w:pPr>
              <w:rPr>
                <w:b/>
                <w:lang w:val="de-DE"/>
              </w:rPr>
            </w:pPr>
          </w:p>
          <w:p w14:paraId="338F2EBA" w14:textId="77777777" w:rsidR="00504B50" w:rsidRPr="004576B7" w:rsidRDefault="00504B50" w:rsidP="00504B50">
            <w:pPr>
              <w:rPr>
                <w:b/>
                <w:lang w:val="de-DE"/>
              </w:rPr>
            </w:pPr>
            <w:r w:rsidRPr="004576B7">
              <w:rPr>
                <w:b/>
                <w:lang w:val="de-DE"/>
              </w:rPr>
              <w:t>Siehe Schritt 2</w:t>
            </w:r>
          </w:p>
          <w:p w14:paraId="338F2EBB" w14:textId="77777777" w:rsidR="006F5E8D" w:rsidRPr="004576B7" w:rsidRDefault="006F5E8D" w:rsidP="004576B7">
            <w:pPr>
              <w:tabs>
                <w:tab w:val="left" w:pos="5220"/>
              </w:tabs>
              <w:jc w:val="both"/>
              <w:rPr>
                <w:b/>
                <w:lang w:val="de-DE"/>
              </w:rPr>
            </w:pPr>
          </w:p>
        </w:tc>
        <w:tc>
          <w:tcPr>
            <w:tcW w:w="4678" w:type="dxa"/>
          </w:tcPr>
          <w:p w14:paraId="338F2EBC" w14:textId="77777777" w:rsidR="006F5E8D" w:rsidRPr="004576B7" w:rsidRDefault="006F5E8D" w:rsidP="004576B7">
            <w:pPr>
              <w:tabs>
                <w:tab w:val="left" w:pos="5220"/>
              </w:tabs>
              <w:rPr>
                <w:lang w:val="de-DE"/>
              </w:rPr>
            </w:pPr>
          </w:p>
          <w:p w14:paraId="338F2EBD" w14:textId="77777777" w:rsidR="00D345EA" w:rsidRPr="004576B7" w:rsidRDefault="00D345EA" w:rsidP="004576B7">
            <w:pPr>
              <w:tabs>
                <w:tab w:val="left" w:pos="5220"/>
              </w:tabs>
              <w:rPr>
                <w:lang w:val="de-DE"/>
              </w:rPr>
            </w:pPr>
            <w:r w:rsidRPr="004576B7">
              <w:rPr>
                <w:lang w:val="de-DE"/>
              </w:rPr>
              <w:t>Klick auf Ressourcen Bezeichnung, wird die Detail Ansicht einer Reservation aufgebaut.</w:t>
            </w:r>
          </w:p>
          <w:p w14:paraId="338F2EBE" w14:textId="77777777" w:rsidR="00D345EA" w:rsidRPr="004576B7" w:rsidRDefault="00D345EA" w:rsidP="004576B7">
            <w:pPr>
              <w:tabs>
                <w:tab w:val="left" w:pos="5220"/>
              </w:tabs>
              <w:rPr>
                <w:lang w:val="de-DE"/>
              </w:rPr>
            </w:pPr>
          </w:p>
          <w:p w14:paraId="338F2EBF" w14:textId="77777777" w:rsidR="00D345EA" w:rsidRPr="004576B7" w:rsidRDefault="00D345EA" w:rsidP="004576B7">
            <w:pPr>
              <w:tabs>
                <w:tab w:val="left" w:pos="5220"/>
              </w:tabs>
              <w:rPr>
                <w:lang w:val="de-DE"/>
              </w:rPr>
            </w:pPr>
            <w:r w:rsidRPr="004576B7">
              <w:rPr>
                <w:lang w:val="de-DE"/>
              </w:rPr>
              <w:t>Klick EINER Checkbox und danach Button „Detail Reservation“, zeigt auch das Reservationsdetail</w:t>
            </w:r>
          </w:p>
          <w:p w14:paraId="338F2EC0" w14:textId="77777777" w:rsidR="00D345EA" w:rsidRPr="004576B7" w:rsidRDefault="00D345EA" w:rsidP="004576B7">
            <w:pPr>
              <w:tabs>
                <w:tab w:val="left" w:pos="5220"/>
              </w:tabs>
              <w:rPr>
                <w:lang w:val="de-DE"/>
              </w:rPr>
            </w:pPr>
          </w:p>
          <w:p w14:paraId="338F2EC1" w14:textId="77777777" w:rsidR="00D345EA" w:rsidRPr="004576B7" w:rsidRDefault="00D345EA" w:rsidP="004576B7">
            <w:pPr>
              <w:tabs>
                <w:tab w:val="left" w:pos="5220"/>
              </w:tabs>
              <w:rPr>
                <w:lang w:val="de-DE"/>
              </w:rPr>
            </w:pPr>
            <w:r w:rsidRPr="004576B7">
              <w:rPr>
                <w:lang w:val="de-DE"/>
              </w:rPr>
              <w:t>Ist mehr als eine Checkbox selektiert, steht der Button „Detail Reservation“ NICHT mehr zur Verfügung.</w:t>
            </w:r>
          </w:p>
          <w:p w14:paraId="338F2EC2" w14:textId="77777777" w:rsidR="00076A26" w:rsidRPr="004576B7" w:rsidRDefault="00076A26" w:rsidP="004576B7">
            <w:pPr>
              <w:tabs>
                <w:tab w:val="left" w:pos="5220"/>
              </w:tabs>
              <w:rPr>
                <w:lang w:val="de-DE"/>
              </w:rPr>
            </w:pPr>
          </w:p>
          <w:p w14:paraId="338F2EC3" w14:textId="77777777" w:rsidR="00076A26" w:rsidRPr="004576B7" w:rsidRDefault="00076A26" w:rsidP="004576B7">
            <w:pPr>
              <w:tabs>
                <w:tab w:val="left" w:pos="5220"/>
              </w:tabs>
              <w:rPr>
                <w:lang w:val="de-DE"/>
              </w:rPr>
            </w:pPr>
          </w:p>
        </w:tc>
      </w:tr>
      <w:tr w:rsidR="00DC0ADE" w14:paraId="338F2EC8" w14:textId="77777777" w:rsidTr="004576B7">
        <w:tc>
          <w:tcPr>
            <w:tcW w:w="9606" w:type="dxa"/>
            <w:gridSpan w:val="2"/>
          </w:tcPr>
          <w:p w14:paraId="338F2EC5" w14:textId="77777777" w:rsidR="00DC0ADE" w:rsidRPr="004576B7" w:rsidRDefault="00DC0ADE" w:rsidP="00DC0ADE">
            <w:pPr>
              <w:rPr>
                <w:lang w:val="de-DE"/>
              </w:rPr>
            </w:pPr>
          </w:p>
          <w:p w14:paraId="338F2EC6" w14:textId="77777777" w:rsidR="00504B50" w:rsidRPr="004576B7" w:rsidRDefault="00504B50" w:rsidP="00504B50">
            <w:pPr>
              <w:rPr>
                <w:b/>
                <w:lang w:val="de-DE"/>
              </w:rPr>
            </w:pPr>
            <w:r w:rsidRPr="004576B7">
              <w:rPr>
                <w:b/>
                <w:lang w:val="de-DE"/>
              </w:rPr>
              <w:t>Siehe Schritt 1</w:t>
            </w:r>
          </w:p>
          <w:p w14:paraId="338F2EC7" w14:textId="77777777" w:rsidR="00DC0ADE" w:rsidRPr="004576B7" w:rsidRDefault="00DC0ADE" w:rsidP="00DC0ADE">
            <w:pPr>
              <w:rPr>
                <w:lang w:val="de-DE"/>
              </w:rPr>
            </w:pPr>
          </w:p>
        </w:tc>
      </w:tr>
    </w:tbl>
    <w:p w14:paraId="338F2EC9" w14:textId="77777777" w:rsidR="00DC0ADE" w:rsidRDefault="00DC0ADE" w:rsidP="00DC0ADE">
      <w:pPr>
        <w:rPr>
          <w:lang w:val="de-DE"/>
        </w:rPr>
      </w:pPr>
    </w:p>
    <w:p w14:paraId="338F2ECA" w14:textId="77777777" w:rsidR="00DC0ADE" w:rsidRDefault="00DC0ADE" w:rsidP="00DC0ADE">
      <w:pPr>
        <w:rPr>
          <w:lang w:val="de-D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28"/>
        <w:gridCol w:w="4678"/>
      </w:tblGrid>
      <w:tr w:rsidR="00DC0ADE" w:rsidRPr="008F19B5" w14:paraId="338F2ECC" w14:textId="77777777" w:rsidTr="004576B7">
        <w:tc>
          <w:tcPr>
            <w:tcW w:w="9606" w:type="dxa"/>
            <w:gridSpan w:val="2"/>
          </w:tcPr>
          <w:p w14:paraId="338F2ECB" w14:textId="77777777" w:rsidR="00DC0ADE" w:rsidRPr="004576B7" w:rsidRDefault="00DC0ADE" w:rsidP="005862B3">
            <w:pPr>
              <w:pStyle w:val="Heading2"/>
              <w:rPr>
                <w:lang w:val="de-DE"/>
              </w:rPr>
            </w:pPr>
            <w:r w:rsidRPr="004576B7">
              <w:rPr>
                <w:lang w:val="de-DE"/>
              </w:rPr>
              <w:t xml:space="preserve">Schritt 4 - </w:t>
            </w:r>
            <w:r w:rsidR="00B222FC" w:rsidRPr="004576B7">
              <w:rPr>
                <w:b w:val="0"/>
                <w:sz w:val="20"/>
                <w:lang w:val="de-CH"/>
              </w:rPr>
              <w:t>Informationen zur Ressource werden im Sidepanel angezeigt</w:t>
            </w:r>
          </w:p>
        </w:tc>
      </w:tr>
      <w:tr w:rsidR="00DC0ADE" w:rsidRPr="00264081" w14:paraId="338F2ECF" w14:textId="77777777" w:rsidTr="004576B7">
        <w:tc>
          <w:tcPr>
            <w:tcW w:w="4928" w:type="dxa"/>
          </w:tcPr>
          <w:p w14:paraId="338F2ECD" w14:textId="77777777" w:rsidR="00DC0ADE" w:rsidRPr="004576B7" w:rsidRDefault="00DC0ADE" w:rsidP="00DC0ADE">
            <w:pPr>
              <w:rPr>
                <w:b/>
                <w:lang w:val="de-DE"/>
              </w:rPr>
            </w:pPr>
            <w:r w:rsidRPr="004576B7">
              <w:rPr>
                <w:b/>
                <w:lang w:val="de-DE"/>
              </w:rPr>
              <w:t>Controls</w:t>
            </w:r>
          </w:p>
        </w:tc>
        <w:tc>
          <w:tcPr>
            <w:tcW w:w="4678" w:type="dxa"/>
          </w:tcPr>
          <w:p w14:paraId="338F2ECE" w14:textId="77777777" w:rsidR="00DC0ADE" w:rsidRPr="004576B7" w:rsidRDefault="00DC0ADE" w:rsidP="00DC0ADE">
            <w:pPr>
              <w:rPr>
                <w:b/>
                <w:lang w:val="de-DE"/>
              </w:rPr>
            </w:pPr>
            <w:r w:rsidRPr="004576B7">
              <w:rPr>
                <w:b/>
                <w:lang w:val="de-DE"/>
              </w:rPr>
              <w:t>Regeln</w:t>
            </w:r>
          </w:p>
        </w:tc>
      </w:tr>
      <w:tr w:rsidR="00DC0ADE" w:rsidRPr="008F19B5" w14:paraId="338F2EF1" w14:textId="77777777" w:rsidTr="004576B7">
        <w:tc>
          <w:tcPr>
            <w:tcW w:w="4928" w:type="dxa"/>
          </w:tcPr>
          <w:p w14:paraId="338F2ED0" w14:textId="77777777" w:rsidR="00DC0ADE" w:rsidRPr="004576B7" w:rsidRDefault="00DC0ADE" w:rsidP="00DC0ADE">
            <w:pPr>
              <w:rPr>
                <w:b/>
                <w:lang w:val="de-DE"/>
              </w:rPr>
            </w:pPr>
          </w:p>
          <w:p w14:paraId="338F2ED1" w14:textId="77777777" w:rsidR="00B222FC" w:rsidRPr="004576B7" w:rsidRDefault="00B222FC" w:rsidP="00DC0ADE">
            <w:pPr>
              <w:rPr>
                <w:b/>
                <w:lang w:val="de-DE"/>
              </w:rPr>
            </w:pPr>
            <w:r w:rsidRPr="004576B7">
              <w:rPr>
                <w:b/>
                <w:lang w:val="de-DE"/>
              </w:rPr>
              <w:t>Folgende Informationen werden im Sidepanel angezeigt:</w:t>
            </w:r>
          </w:p>
          <w:p w14:paraId="338F2ED2" w14:textId="77777777" w:rsidR="00B222FC" w:rsidRPr="004576B7" w:rsidRDefault="00B222FC" w:rsidP="004576B7">
            <w:pPr>
              <w:pStyle w:val="ListParagraph"/>
              <w:numPr>
                <w:ilvl w:val="0"/>
                <w:numId w:val="10"/>
              </w:numPr>
              <w:rPr>
                <w:lang w:val="de-DE"/>
              </w:rPr>
            </w:pPr>
            <w:r w:rsidRPr="004576B7">
              <w:rPr>
                <w:lang w:val="de-DE"/>
              </w:rPr>
              <w:t>Ressourcen ID</w:t>
            </w:r>
          </w:p>
          <w:p w14:paraId="338F2ED3" w14:textId="77777777" w:rsidR="00B222FC" w:rsidRPr="004576B7" w:rsidRDefault="00B222FC" w:rsidP="004576B7">
            <w:pPr>
              <w:pStyle w:val="ListParagraph"/>
              <w:numPr>
                <w:ilvl w:val="0"/>
                <w:numId w:val="10"/>
              </w:numPr>
              <w:rPr>
                <w:lang w:val="de-DE"/>
              </w:rPr>
            </w:pPr>
            <w:r w:rsidRPr="004576B7">
              <w:rPr>
                <w:lang w:val="de-DE"/>
              </w:rPr>
              <w:t>Ressourcen Bezeichnung</w:t>
            </w:r>
          </w:p>
          <w:p w14:paraId="338F2ED4" w14:textId="77777777" w:rsidR="00B222FC" w:rsidRPr="004576B7" w:rsidRDefault="00B222FC" w:rsidP="004576B7">
            <w:pPr>
              <w:pStyle w:val="ListParagraph"/>
              <w:numPr>
                <w:ilvl w:val="0"/>
                <w:numId w:val="10"/>
              </w:numPr>
              <w:rPr>
                <w:lang w:val="de-DE"/>
              </w:rPr>
            </w:pPr>
            <w:r w:rsidRPr="004576B7">
              <w:rPr>
                <w:lang w:val="de-DE"/>
              </w:rPr>
              <w:t>Ressourcen Beschreibung</w:t>
            </w:r>
          </w:p>
          <w:p w14:paraId="338F2ED5" w14:textId="77777777" w:rsidR="00B222FC" w:rsidRPr="004576B7" w:rsidRDefault="00B222FC" w:rsidP="004576B7">
            <w:pPr>
              <w:pStyle w:val="ListParagraph"/>
              <w:numPr>
                <w:ilvl w:val="0"/>
                <w:numId w:val="10"/>
              </w:numPr>
              <w:rPr>
                <w:lang w:val="de-DE"/>
              </w:rPr>
            </w:pPr>
            <w:r w:rsidRPr="004576B7">
              <w:rPr>
                <w:lang w:val="de-DE"/>
              </w:rPr>
              <w:t>Standort</w:t>
            </w:r>
          </w:p>
          <w:p w14:paraId="338F2ED6" w14:textId="77777777" w:rsidR="00B222FC" w:rsidRPr="004576B7" w:rsidRDefault="00B222FC" w:rsidP="004576B7">
            <w:pPr>
              <w:pStyle w:val="ListParagraph"/>
              <w:numPr>
                <w:ilvl w:val="0"/>
                <w:numId w:val="10"/>
              </w:numPr>
              <w:rPr>
                <w:lang w:val="de-DE"/>
              </w:rPr>
            </w:pPr>
            <w:r w:rsidRPr="004576B7">
              <w:rPr>
                <w:lang w:val="de-DE"/>
              </w:rPr>
              <w:t>URL für Zusatz Informationen</w:t>
            </w:r>
          </w:p>
          <w:p w14:paraId="338F2ED7" w14:textId="77777777" w:rsidR="00B222FC" w:rsidRPr="004576B7" w:rsidRDefault="00B222FC" w:rsidP="004576B7">
            <w:pPr>
              <w:pStyle w:val="ListParagraph"/>
              <w:numPr>
                <w:ilvl w:val="0"/>
                <w:numId w:val="10"/>
              </w:numPr>
              <w:rPr>
                <w:lang w:val="de-DE"/>
              </w:rPr>
            </w:pPr>
            <w:r w:rsidRPr="004576B7">
              <w:rPr>
                <w:lang w:val="de-DE"/>
              </w:rPr>
              <w:t>Medien</w:t>
            </w:r>
          </w:p>
          <w:p w14:paraId="338F2ED8" w14:textId="77777777" w:rsidR="00B222FC" w:rsidRPr="004576B7" w:rsidRDefault="00B222FC" w:rsidP="00B222FC">
            <w:pPr>
              <w:rPr>
                <w:lang w:val="de-DE"/>
              </w:rPr>
            </w:pPr>
          </w:p>
          <w:p w14:paraId="338F2ED9" w14:textId="77777777" w:rsidR="00B222FC" w:rsidRPr="004576B7" w:rsidRDefault="00B222FC" w:rsidP="004576B7">
            <w:pPr>
              <w:pStyle w:val="ListParagraph"/>
              <w:numPr>
                <w:ilvl w:val="0"/>
                <w:numId w:val="10"/>
              </w:numPr>
              <w:rPr>
                <w:lang w:val="de-DE"/>
              </w:rPr>
            </w:pPr>
            <w:r w:rsidRPr="004576B7">
              <w:rPr>
                <w:lang w:val="de-DE"/>
              </w:rPr>
              <w:t>Button „Neue Suche“</w:t>
            </w:r>
          </w:p>
          <w:p w14:paraId="338F2EDA" w14:textId="77777777" w:rsidR="00B222FC" w:rsidRPr="004576B7" w:rsidRDefault="00B222FC" w:rsidP="004576B7">
            <w:pPr>
              <w:pStyle w:val="ListParagraph"/>
              <w:numPr>
                <w:ilvl w:val="0"/>
                <w:numId w:val="10"/>
              </w:numPr>
              <w:rPr>
                <w:lang w:val="de-DE"/>
              </w:rPr>
            </w:pPr>
            <w:r w:rsidRPr="004576B7">
              <w:rPr>
                <w:lang w:val="de-DE"/>
              </w:rPr>
              <w:t>Button „Suche ändern“</w:t>
            </w:r>
          </w:p>
          <w:p w14:paraId="338F2EDB" w14:textId="77777777" w:rsidR="00B222FC" w:rsidRPr="004576B7" w:rsidRDefault="00B222FC" w:rsidP="00B222FC">
            <w:pPr>
              <w:rPr>
                <w:lang w:val="de-DE"/>
              </w:rPr>
            </w:pPr>
          </w:p>
          <w:p w14:paraId="338F2EDC" w14:textId="77777777" w:rsidR="00B222FC" w:rsidRPr="004576B7" w:rsidRDefault="00B222FC" w:rsidP="00B222FC">
            <w:pPr>
              <w:rPr>
                <w:b/>
                <w:lang w:val="de-DE"/>
              </w:rPr>
            </w:pPr>
          </w:p>
        </w:tc>
        <w:tc>
          <w:tcPr>
            <w:tcW w:w="4678" w:type="dxa"/>
          </w:tcPr>
          <w:p w14:paraId="338F2EDD" w14:textId="77777777" w:rsidR="00B222FC" w:rsidRPr="004576B7" w:rsidRDefault="00B222FC" w:rsidP="004576B7">
            <w:pPr>
              <w:tabs>
                <w:tab w:val="left" w:pos="5220"/>
              </w:tabs>
              <w:rPr>
                <w:lang w:val="de-DE"/>
              </w:rPr>
            </w:pPr>
          </w:p>
          <w:p w14:paraId="338F2EDE" w14:textId="77777777" w:rsidR="00BC612F" w:rsidRPr="004576B7" w:rsidRDefault="00BC612F" w:rsidP="004576B7">
            <w:pPr>
              <w:tabs>
                <w:tab w:val="left" w:pos="5220"/>
              </w:tabs>
              <w:rPr>
                <w:lang w:val="de-DE"/>
              </w:rPr>
            </w:pPr>
            <w:r w:rsidRPr="004576B7">
              <w:rPr>
                <w:lang w:val="de-DE"/>
              </w:rPr>
              <w:t>Ressourcen Bezeichnung und Ressourcen Beschreibung werden in der Sprache des angemeldeten Benutzers angezeigt</w:t>
            </w:r>
          </w:p>
          <w:p w14:paraId="338F2EDF" w14:textId="77777777" w:rsidR="00BC612F" w:rsidRPr="004576B7" w:rsidRDefault="00BC612F" w:rsidP="004576B7">
            <w:pPr>
              <w:tabs>
                <w:tab w:val="left" w:pos="5220"/>
              </w:tabs>
              <w:rPr>
                <w:lang w:val="de-DE"/>
              </w:rPr>
            </w:pPr>
          </w:p>
          <w:p w14:paraId="338F2EE0" w14:textId="77777777" w:rsidR="00BC612F" w:rsidRPr="004576B7" w:rsidRDefault="00BC612F" w:rsidP="004576B7">
            <w:pPr>
              <w:tabs>
                <w:tab w:val="left" w:pos="5220"/>
              </w:tabs>
              <w:rPr>
                <w:lang w:val="de-DE"/>
              </w:rPr>
            </w:pPr>
            <w:r w:rsidRPr="004576B7">
              <w:rPr>
                <w:lang w:val="de-DE"/>
              </w:rPr>
              <w:t xml:space="preserve">URL für Zusatzinformationen öffnet sich immer in einem </w:t>
            </w:r>
            <w:r w:rsidR="00231D87" w:rsidRPr="004576B7">
              <w:rPr>
                <w:lang w:val="de-DE"/>
              </w:rPr>
              <w:t>separaten Browser Fenster.</w:t>
            </w:r>
          </w:p>
          <w:p w14:paraId="338F2EE1" w14:textId="77777777" w:rsidR="00BC612F" w:rsidRPr="004576B7" w:rsidRDefault="00BC612F" w:rsidP="004576B7">
            <w:pPr>
              <w:tabs>
                <w:tab w:val="left" w:pos="5220"/>
              </w:tabs>
              <w:rPr>
                <w:lang w:val="de-DE"/>
              </w:rPr>
            </w:pPr>
          </w:p>
          <w:p w14:paraId="338F2EE2" w14:textId="77777777" w:rsidR="00BC612F" w:rsidRPr="004576B7" w:rsidRDefault="00BC612F" w:rsidP="004576B7">
            <w:pPr>
              <w:tabs>
                <w:tab w:val="left" w:pos="5220"/>
              </w:tabs>
              <w:rPr>
                <w:lang w:val="de-DE"/>
              </w:rPr>
            </w:pPr>
            <w:r w:rsidRPr="004576B7">
              <w:rPr>
                <w:b/>
                <w:lang w:val="de-DE"/>
              </w:rPr>
              <w:t>Medien</w:t>
            </w:r>
            <w:r w:rsidRPr="004576B7">
              <w:rPr>
                <w:lang w:val="de-DE"/>
              </w:rPr>
              <w:t xml:space="preserve"> werden wie folgt aufgelistet (Details aus UC 105.009)</w:t>
            </w:r>
          </w:p>
          <w:p w14:paraId="338F2EE3" w14:textId="77777777" w:rsidR="00BC612F" w:rsidRPr="004576B7" w:rsidRDefault="00BC612F" w:rsidP="004576B7">
            <w:pPr>
              <w:pStyle w:val="ListParagraph"/>
              <w:numPr>
                <w:ilvl w:val="0"/>
                <w:numId w:val="11"/>
              </w:numPr>
              <w:tabs>
                <w:tab w:val="left" w:pos="5220"/>
              </w:tabs>
              <w:rPr>
                <w:lang w:val="de-DE"/>
              </w:rPr>
            </w:pPr>
            <w:r w:rsidRPr="004576B7">
              <w:rPr>
                <w:lang w:val="de-DE"/>
              </w:rPr>
              <w:t>Bilder – bestehend aus</w:t>
            </w:r>
          </w:p>
          <w:p w14:paraId="338F2EE4" w14:textId="77777777" w:rsidR="00BC612F" w:rsidRPr="004576B7" w:rsidRDefault="00BC612F" w:rsidP="004576B7">
            <w:pPr>
              <w:pStyle w:val="ListParagraph"/>
              <w:numPr>
                <w:ilvl w:val="1"/>
                <w:numId w:val="11"/>
              </w:numPr>
              <w:tabs>
                <w:tab w:val="left" w:pos="5220"/>
              </w:tabs>
              <w:rPr>
                <w:lang w:val="de-DE"/>
              </w:rPr>
            </w:pPr>
            <w:r w:rsidRPr="004576B7">
              <w:rPr>
                <w:lang w:val="de-DE"/>
              </w:rPr>
              <w:t>Thumbnail</w:t>
            </w:r>
          </w:p>
          <w:p w14:paraId="338F2EE5" w14:textId="77777777" w:rsidR="00BC612F" w:rsidRPr="004576B7" w:rsidRDefault="00BC612F" w:rsidP="004576B7">
            <w:pPr>
              <w:pStyle w:val="ListParagraph"/>
              <w:numPr>
                <w:ilvl w:val="1"/>
                <w:numId w:val="11"/>
              </w:numPr>
              <w:tabs>
                <w:tab w:val="left" w:pos="5220"/>
              </w:tabs>
              <w:rPr>
                <w:lang w:val="de-DE"/>
              </w:rPr>
            </w:pPr>
            <w:r w:rsidRPr="004576B7">
              <w:rPr>
                <w:lang w:val="de-DE"/>
              </w:rPr>
              <w:t>Bezeichnung (in der aktuellen Benutzersprache)</w:t>
            </w:r>
          </w:p>
          <w:p w14:paraId="338F2EE6" w14:textId="77777777" w:rsidR="00BC612F" w:rsidRPr="004576B7" w:rsidRDefault="00BC612F" w:rsidP="004576B7">
            <w:pPr>
              <w:pStyle w:val="ListParagraph"/>
              <w:numPr>
                <w:ilvl w:val="0"/>
                <w:numId w:val="11"/>
              </w:numPr>
              <w:tabs>
                <w:tab w:val="left" w:pos="5220"/>
              </w:tabs>
              <w:rPr>
                <w:lang w:val="de-DE"/>
              </w:rPr>
            </w:pPr>
            <w:r w:rsidRPr="004576B7">
              <w:rPr>
                <w:lang w:val="de-DE"/>
              </w:rPr>
              <w:t>Dateien – bestehend aus</w:t>
            </w:r>
          </w:p>
          <w:p w14:paraId="338F2EE7" w14:textId="77777777" w:rsidR="00BC612F" w:rsidRPr="004576B7" w:rsidRDefault="00BC612F" w:rsidP="004576B7">
            <w:pPr>
              <w:pStyle w:val="ListParagraph"/>
              <w:numPr>
                <w:ilvl w:val="1"/>
                <w:numId w:val="11"/>
              </w:numPr>
              <w:tabs>
                <w:tab w:val="left" w:pos="5220"/>
              </w:tabs>
              <w:rPr>
                <w:lang w:val="de-DE"/>
              </w:rPr>
            </w:pPr>
            <w:r w:rsidRPr="004576B7">
              <w:rPr>
                <w:lang w:val="de-DE"/>
              </w:rPr>
              <w:t>Icon</w:t>
            </w:r>
          </w:p>
          <w:p w14:paraId="338F2EE8" w14:textId="77777777" w:rsidR="00BC612F" w:rsidRPr="004576B7" w:rsidRDefault="00BC612F" w:rsidP="004576B7">
            <w:pPr>
              <w:pStyle w:val="ListParagraph"/>
              <w:numPr>
                <w:ilvl w:val="1"/>
                <w:numId w:val="11"/>
              </w:numPr>
              <w:tabs>
                <w:tab w:val="left" w:pos="5220"/>
              </w:tabs>
              <w:rPr>
                <w:lang w:val="de-DE"/>
              </w:rPr>
            </w:pPr>
            <w:r w:rsidRPr="004576B7">
              <w:rPr>
                <w:lang w:val="de-DE"/>
              </w:rPr>
              <w:t>Bezeichnung (in der aktuellen Benutzersprache)</w:t>
            </w:r>
          </w:p>
          <w:p w14:paraId="338F2EE9" w14:textId="77777777" w:rsidR="00BC612F" w:rsidRPr="004576B7" w:rsidRDefault="00BC612F" w:rsidP="004576B7">
            <w:pPr>
              <w:tabs>
                <w:tab w:val="left" w:pos="5220"/>
              </w:tabs>
              <w:rPr>
                <w:lang w:val="de-DE"/>
              </w:rPr>
            </w:pPr>
            <w:r w:rsidRPr="004576B7">
              <w:rPr>
                <w:b/>
                <w:lang w:val="de-DE"/>
              </w:rPr>
              <w:t xml:space="preserve">Klickverhalten Medien </w:t>
            </w:r>
            <w:r w:rsidRPr="004576B7">
              <w:rPr>
                <w:lang w:val="de-DE"/>
              </w:rPr>
              <w:t>(Icon/Thum oder Bezeichnung)</w:t>
            </w:r>
          </w:p>
          <w:p w14:paraId="338F2EEA" w14:textId="77777777" w:rsidR="00BC612F" w:rsidRPr="004576B7" w:rsidRDefault="00BC612F" w:rsidP="004576B7">
            <w:pPr>
              <w:pStyle w:val="ListParagraph"/>
              <w:numPr>
                <w:ilvl w:val="0"/>
                <w:numId w:val="12"/>
              </w:numPr>
              <w:tabs>
                <w:tab w:val="left" w:pos="5220"/>
              </w:tabs>
              <w:rPr>
                <w:lang w:val="de-DE"/>
              </w:rPr>
            </w:pPr>
            <w:r w:rsidRPr="004576B7">
              <w:rPr>
                <w:lang w:val="de-DE"/>
              </w:rPr>
              <w:t>Bilder öffnen sich in jedem Fall in einem modalen Popup in der vollen Grösse</w:t>
            </w:r>
          </w:p>
          <w:p w14:paraId="338F2EEB" w14:textId="77777777" w:rsidR="00BC612F" w:rsidRPr="004576B7" w:rsidRDefault="00BC612F" w:rsidP="004576B7">
            <w:pPr>
              <w:pStyle w:val="ListParagraph"/>
              <w:numPr>
                <w:ilvl w:val="0"/>
                <w:numId w:val="12"/>
              </w:numPr>
              <w:tabs>
                <w:tab w:val="left" w:pos="5220"/>
              </w:tabs>
              <w:rPr>
                <w:lang w:val="de-DE"/>
              </w:rPr>
            </w:pPr>
            <w:r w:rsidRPr="004576B7">
              <w:rPr>
                <w:lang w:val="de-DE"/>
              </w:rPr>
              <w:t>Dateien öffnen sich in jedem Fall in einem neuen Browser</w:t>
            </w:r>
          </w:p>
          <w:p w14:paraId="338F2EEC" w14:textId="77777777" w:rsidR="00BC612F" w:rsidRDefault="00BC612F" w:rsidP="004576B7">
            <w:pPr>
              <w:tabs>
                <w:tab w:val="left" w:pos="5220"/>
              </w:tabs>
              <w:rPr>
                <w:ins w:id="11" w:author="Tim Bänziger" w:date="2010-04-28T15:25:00Z"/>
                <w:lang w:val="de-DE"/>
              </w:rPr>
            </w:pPr>
          </w:p>
          <w:p w14:paraId="267F86D0" w14:textId="77777777" w:rsidR="008F19B5" w:rsidRPr="008F19B5" w:rsidRDefault="008F19B5" w:rsidP="004576B7">
            <w:pPr>
              <w:tabs>
                <w:tab w:val="left" w:pos="5220"/>
              </w:tabs>
              <w:rPr>
                <w:ins w:id="12" w:author="Tim Bänziger" w:date="2010-04-28T15:25:00Z"/>
                <w:b/>
                <w:lang w:val="de-DE"/>
                <w:rPrChange w:id="13" w:author="Tim Bänziger" w:date="2010-04-28T15:25:00Z">
                  <w:rPr>
                    <w:ins w:id="14" w:author="Tim Bänziger" w:date="2010-04-28T15:25:00Z"/>
                    <w:lang w:val="de-DE"/>
                  </w:rPr>
                </w:rPrChange>
              </w:rPr>
            </w:pPr>
            <w:ins w:id="15" w:author="Tim Bänziger" w:date="2010-04-28T15:25:00Z">
              <w:r w:rsidRPr="008F19B5">
                <w:rPr>
                  <w:b/>
                  <w:lang w:val="de-DE"/>
                  <w:rPrChange w:id="16" w:author="Tim Bänziger" w:date="2010-04-28T15:25:00Z">
                    <w:rPr>
                      <w:lang w:val="de-DE"/>
                    </w:rPr>
                  </w:rPrChange>
                </w:rPr>
                <w:t>URL für Zusatzinformationen:</w:t>
              </w:r>
            </w:ins>
          </w:p>
          <w:p w14:paraId="5C4740EE" w14:textId="77777777" w:rsidR="008F19B5" w:rsidRDefault="008F19B5" w:rsidP="008F19B5">
            <w:pPr>
              <w:pStyle w:val="ListParagraph"/>
              <w:numPr>
                <w:ilvl w:val="0"/>
                <w:numId w:val="31"/>
              </w:numPr>
              <w:rPr>
                <w:ins w:id="17" w:author="Tim Bänziger" w:date="2010-04-28T15:26:00Z"/>
                <w:rFonts w:cs="Arial"/>
                <w:lang w:val="de-CH"/>
              </w:rPr>
            </w:pPr>
            <w:ins w:id="18" w:author="Tim Bänziger" w:date="2010-04-28T15:26:00Z">
              <w:r>
                <w:rPr>
                  <w:rFonts w:cs="Arial"/>
                  <w:lang w:val="de-CH"/>
                </w:rPr>
                <w:t>Übersetzunseintrag „Alias für InfoURL“ muss erstellt werden</w:t>
              </w:r>
            </w:ins>
          </w:p>
          <w:p w14:paraId="3492D8D5" w14:textId="77777777" w:rsidR="008F19B5" w:rsidRDefault="008F19B5" w:rsidP="008F19B5">
            <w:pPr>
              <w:pStyle w:val="ListParagraph"/>
              <w:numPr>
                <w:ilvl w:val="0"/>
                <w:numId w:val="31"/>
              </w:numPr>
              <w:rPr>
                <w:ins w:id="19" w:author="Tim Bänziger" w:date="2010-04-28T15:26:00Z"/>
                <w:rFonts w:cs="Arial"/>
                <w:lang w:val="de-CH"/>
              </w:rPr>
            </w:pPr>
            <w:ins w:id="20" w:author="Tim Bänziger" w:date="2010-04-28T15:26:00Z">
              <w:r>
                <w:rPr>
                  <w:rFonts w:cs="Arial"/>
                  <w:lang w:val="de-CH"/>
                </w:rPr>
                <w:t>Ist der Übersetzungseintrag nicht übersetzt (leer), werden die effektiven URL’s der Ressourcen angezeigt</w:t>
              </w:r>
            </w:ins>
          </w:p>
          <w:p w14:paraId="00952C37" w14:textId="08B15878" w:rsidR="008F19B5" w:rsidRDefault="008F19B5" w:rsidP="008F19B5">
            <w:pPr>
              <w:pStyle w:val="ListParagraph"/>
              <w:numPr>
                <w:ilvl w:val="0"/>
                <w:numId w:val="31"/>
              </w:numPr>
              <w:rPr>
                <w:ins w:id="21" w:author="Tim Bänziger" w:date="2010-04-28T15:26:00Z"/>
                <w:rFonts w:cs="Arial"/>
                <w:lang w:val="de-CH"/>
              </w:rPr>
            </w:pPr>
            <w:ins w:id="22" w:author="Tim Bänziger" w:date="2010-04-28T15:26:00Z">
              <w:r>
                <w:rPr>
                  <w:rFonts w:cs="Arial"/>
                  <w:lang w:val="de-CH"/>
                </w:rPr>
                <w:t>Ist die Übersetzung nicht leer wird der Text der Übersetzung in der entsprechenden Benutzersprache</w:t>
              </w:r>
              <w:r>
                <w:rPr>
                  <w:rFonts w:cs="Arial"/>
                  <w:lang w:val="de-CH"/>
                </w:rPr>
                <w:t xml:space="preserve"> übernommen</w:t>
              </w:r>
            </w:ins>
          </w:p>
          <w:p w14:paraId="0563AC70" w14:textId="77777777" w:rsidR="008F19B5" w:rsidRPr="008F19B5" w:rsidRDefault="008F19B5" w:rsidP="004576B7">
            <w:pPr>
              <w:tabs>
                <w:tab w:val="left" w:pos="5220"/>
              </w:tabs>
              <w:rPr>
                <w:ins w:id="23" w:author="Tim Bänziger" w:date="2010-04-28T15:25:00Z"/>
                <w:lang w:val="de-CH"/>
                <w:rPrChange w:id="24" w:author="Tim Bänziger" w:date="2010-04-28T15:26:00Z">
                  <w:rPr>
                    <w:ins w:id="25" w:author="Tim Bänziger" w:date="2010-04-28T15:25:00Z"/>
                    <w:lang w:val="de-DE"/>
                  </w:rPr>
                </w:rPrChange>
              </w:rPr>
            </w:pPr>
          </w:p>
          <w:p w14:paraId="688A8E3C" w14:textId="77777777" w:rsidR="008F19B5" w:rsidRPr="004576B7" w:rsidRDefault="008F19B5" w:rsidP="004576B7">
            <w:pPr>
              <w:tabs>
                <w:tab w:val="left" w:pos="5220"/>
              </w:tabs>
              <w:rPr>
                <w:lang w:val="de-DE"/>
              </w:rPr>
            </w:pPr>
          </w:p>
          <w:p w14:paraId="338F2EED" w14:textId="77777777" w:rsidR="00BC612F" w:rsidRPr="004576B7" w:rsidRDefault="00BC612F" w:rsidP="004576B7">
            <w:pPr>
              <w:tabs>
                <w:tab w:val="left" w:pos="5220"/>
              </w:tabs>
              <w:rPr>
                <w:b/>
                <w:lang w:val="de-DE"/>
              </w:rPr>
            </w:pPr>
            <w:r w:rsidRPr="004576B7">
              <w:rPr>
                <w:b/>
                <w:lang w:val="de-DE"/>
              </w:rPr>
              <w:t>Buttons</w:t>
            </w:r>
          </w:p>
          <w:p w14:paraId="338F2EEE" w14:textId="77777777" w:rsidR="00BC612F" w:rsidRPr="004576B7" w:rsidRDefault="00BC612F" w:rsidP="004576B7">
            <w:pPr>
              <w:pStyle w:val="ListParagraph"/>
              <w:numPr>
                <w:ilvl w:val="0"/>
                <w:numId w:val="8"/>
              </w:numPr>
              <w:tabs>
                <w:tab w:val="left" w:pos="5220"/>
              </w:tabs>
              <w:rPr>
                <w:b/>
                <w:lang w:val="de-DE"/>
              </w:rPr>
            </w:pPr>
            <w:r w:rsidRPr="004576B7">
              <w:rPr>
                <w:b/>
                <w:lang w:val="de-DE"/>
              </w:rPr>
              <w:t xml:space="preserve">Neue Suche </w:t>
            </w:r>
            <w:r w:rsidRPr="004576B7">
              <w:rPr>
                <w:lang w:val="de-DE"/>
              </w:rPr>
              <w:t>zeigt im Sidepanel eine leere Suchmaske (bzw. geladen mit den Standardsuchparameter). Inhaltsbereich bleibt auf Favoriten</w:t>
            </w:r>
          </w:p>
          <w:p w14:paraId="338F2EEF" w14:textId="77777777" w:rsidR="00BC612F" w:rsidRPr="004576B7" w:rsidRDefault="00BC612F" w:rsidP="004576B7">
            <w:pPr>
              <w:pStyle w:val="ListParagraph"/>
              <w:numPr>
                <w:ilvl w:val="0"/>
                <w:numId w:val="8"/>
              </w:numPr>
              <w:tabs>
                <w:tab w:val="left" w:pos="5220"/>
              </w:tabs>
              <w:rPr>
                <w:b/>
                <w:lang w:val="de-DE"/>
              </w:rPr>
            </w:pPr>
            <w:r w:rsidRPr="004576B7">
              <w:rPr>
                <w:lang w:val="de-DE"/>
              </w:rPr>
              <w:t>Suche ändern: Zeigt das letzte Suchresultat und das Sidepanel mit den letzten Suchkriterien</w:t>
            </w:r>
          </w:p>
          <w:p w14:paraId="338F2EF0" w14:textId="77777777" w:rsidR="00BC612F" w:rsidRPr="004576B7" w:rsidRDefault="00BC612F" w:rsidP="004576B7">
            <w:pPr>
              <w:tabs>
                <w:tab w:val="left" w:pos="5220"/>
              </w:tabs>
              <w:rPr>
                <w:i/>
                <w:lang w:val="de-DE"/>
              </w:rPr>
            </w:pPr>
            <w:r w:rsidRPr="004576B7">
              <w:rPr>
                <w:i/>
                <w:lang w:val="de-DE"/>
              </w:rPr>
              <w:t xml:space="preserve">In jedem Fall wird der Reservationsprozess abgebrochen </w:t>
            </w:r>
          </w:p>
        </w:tc>
      </w:tr>
      <w:tr w:rsidR="00DC0ADE" w:rsidRPr="00A21793" w14:paraId="338F2EF5" w14:textId="77777777" w:rsidTr="004576B7">
        <w:tc>
          <w:tcPr>
            <w:tcW w:w="9606" w:type="dxa"/>
            <w:gridSpan w:val="2"/>
          </w:tcPr>
          <w:p w14:paraId="338F2EF2" w14:textId="5BDAF41E" w:rsidR="00DC0ADE" w:rsidRPr="004576B7" w:rsidRDefault="00DC0ADE" w:rsidP="00DC0ADE">
            <w:pPr>
              <w:rPr>
                <w:lang w:val="de-DE"/>
              </w:rPr>
            </w:pPr>
          </w:p>
          <w:p w14:paraId="338F2EF3" w14:textId="77777777" w:rsidR="00DC0ADE" w:rsidRPr="004576B7" w:rsidRDefault="008C6D89" w:rsidP="00DC0ADE">
            <w:pPr>
              <w:rPr>
                <w:lang w:val="de-DE"/>
              </w:rPr>
            </w:pPr>
            <w:r>
              <w:rPr>
                <w:noProof/>
                <w:lang w:val="de-CH" w:eastAsia="de-CH"/>
              </w:rPr>
              <w:drawing>
                <wp:inline distT="0" distB="0" distL="0" distR="0" wp14:anchorId="338F3006" wp14:editId="338F3007">
                  <wp:extent cx="1172210" cy="2608580"/>
                  <wp:effectExtent l="1905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172210" cy="2608580"/>
                          </a:xfrm>
                          <a:prstGeom prst="rect">
                            <a:avLst/>
                          </a:prstGeom>
                          <a:noFill/>
                          <a:ln w="9525">
                            <a:noFill/>
                            <a:miter lim="800000"/>
                            <a:headEnd/>
                            <a:tailEnd/>
                          </a:ln>
                        </pic:spPr>
                      </pic:pic>
                    </a:graphicData>
                  </a:graphic>
                </wp:inline>
              </w:drawing>
            </w:r>
          </w:p>
          <w:p w14:paraId="338F2EF4" w14:textId="77777777" w:rsidR="00DC0ADE" w:rsidRPr="004576B7" w:rsidRDefault="00DC0ADE" w:rsidP="00DC0ADE">
            <w:pPr>
              <w:rPr>
                <w:lang w:val="de-DE"/>
              </w:rPr>
            </w:pPr>
          </w:p>
        </w:tc>
      </w:tr>
    </w:tbl>
    <w:p w14:paraId="338F2EF6" w14:textId="77777777" w:rsidR="00DC0ADE" w:rsidRDefault="00DC0ADE" w:rsidP="00DC0ADE">
      <w:pPr>
        <w:rPr>
          <w:lang w:val="de-DE"/>
        </w:rPr>
      </w:pPr>
    </w:p>
    <w:p w14:paraId="338F2EF7" w14:textId="77777777" w:rsidR="00DC0ADE" w:rsidRDefault="00DC0ADE" w:rsidP="00DC0ADE">
      <w:pPr>
        <w:rPr>
          <w:lang w:val="de-D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3"/>
        <w:gridCol w:w="5103"/>
      </w:tblGrid>
      <w:tr w:rsidR="00DC0ADE" w:rsidRPr="008F19B5" w14:paraId="338F2EF9" w14:textId="77777777" w:rsidTr="004576B7">
        <w:tc>
          <w:tcPr>
            <w:tcW w:w="9606" w:type="dxa"/>
            <w:gridSpan w:val="2"/>
          </w:tcPr>
          <w:p w14:paraId="338F2EF8" w14:textId="77777777" w:rsidR="00DC0ADE" w:rsidRPr="004576B7" w:rsidRDefault="00DC0ADE" w:rsidP="005862B3">
            <w:pPr>
              <w:pStyle w:val="Heading2"/>
              <w:rPr>
                <w:lang w:val="de-DE"/>
              </w:rPr>
            </w:pPr>
            <w:r w:rsidRPr="004576B7">
              <w:rPr>
                <w:lang w:val="de-DE"/>
              </w:rPr>
              <w:t xml:space="preserve">Schritt </w:t>
            </w:r>
            <w:r w:rsidR="005C3503" w:rsidRPr="004576B7">
              <w:rPr>
                <w:lang w:val="de-DE"/>
              </w:rPr>
              <w:t>5</w:t>
            </w:r>
            <w:r w:rsidRPr="004576B7">
              <w:rPr>
                <w:lang w:val="de-DE"/>
              </w:rPr>
              <w:t xml:space="preserve"> - </w:t>
            </w:r>
            <w:r w:rsidR="00076A26" w:rsidRPr="004576B7">
              <w:rPr>
                <w:b w:val="0"/>
                <w:sz w:val="20"/>
                <w:lang w:val="de-CH"/>
              </w:rPr>
              <w:t>Nutzer kann im Detail Reservationsdaten erfassen und Reservation abschliessen</w:t>
            </w:r>
          </w:p>
        </w:tc>
      </w:tr>
      <w:tr w:rsidR="00DC0ADE" w:rsidRPr="00264081" w14:paraId="338F2EFC" w14:textId="77777777" w:rsidTr="004576B7">
        <w:tc>
          <w:tcPr>
            <w:tcW w:w="4503" w:type="dxa"/>
          </w:tcPr>
          <w:p w14:paraId="338F2EFA" w14:textId="77777777" w:rsidR="00DC0ADE" w:rsidRPr="004576B7" w:rsidRDefault="00DC0ADE" w:rsidP="00DC0ADE">
            <w:pPr>
              <w:rPr>
                <w:b/>
                <w:lang w:val="de-DE"/>
              </w:rPr>
            </w:pPr>
            <w:r w:rsidRPr="004576B7">
              <w:rPr>
                <w:b/>
                <w:lang w:val="de-DE"/>
              </w:rPr>
              <w:t>Controls</w:t>
            </w:r>
          </w:p>
        </w:tc>
        <w:tc>
          <w:tcPr>
            <w:tcW w:w="5103" w:type="dxa"/>
          </w:tcPr>
          <w:p w14:paraId="338F2EFB" w14:textId="77777777" w:rsidR="00DC0ADE" w:rsidRPr="004576B7" w:rsidRDefault="00DC0ADE" w:rsidP="00DC0ADE">
            <w:pPr>
              <w:rPr>
                <w:b/>
                <w:lang w:val="de-DE"/>
              </w:rPr>
            </w:pPr>
            <w:r w:rsidRPr="004576B7">
              <w:rPr>
                <w:b/>
                <w:lang w:val="de-DE"/>
              </w:rPr>
              <w:t>Regeln</w:t>
            </w:r>
          </w:p>
        </w:tc>
      </w:tr>
      <w:tr w:rsidR="00DC0ADE" w:rsidRPr="008F19B5" w14:paraId="338F2F6D" w14:textId="77777777" w:rsidTr="004576B7">
        <w:tc>
          <w:tcPr>
            <w:tcW w:w="4503" w:type="dxa"/>
          </w:tcPr>
          <w:p w14:paraId="338F2EFD" w14:textId="77777777" w:rsidR="00672A13" w:rsidRPr="004576B7" w:rsidRDefault="00672A13" w:rsidP="00104DEE">
            <w:pPr>
              <w:rPr>
                <w:lang w:val="de-DE"/>
              </w:rPr>
            </w:pPr>
          </w:p>
          <w:p w14:paraId="338F2EFE" w14:textId="77777777" w:rsidR="00104DEE" w:rsidRPr="004576B7" w:rsidRDefault="0017361C" w:rsidP="00104DEE">
            <w:pPr>
              <w:rPr>
                <w:b/>
                <w:lang w:val="de-DE"/>
              </w:rPr>
            </w:pPr>
            <w:r w:rsidRPr="004576B7">
              <w:rPr>
                <w:b/>
                <w:lang w:val="de-DE"/>
              </w:rPr>
              <w:t>Tab „Detail“</w:t>
            </w:r>
            <w:r w:rsidR="00104DEE" w:rsidRPr="004576B7">
              <w:rPr>
                <w:b/>
                <w:lang w:val="de-DE"/>
              </w:rPr>
              <w:t xml:space="preserve"> verfügt über folgende Felder:</w:t>
            </w:r>
          </w:p>
          <w:p w14:paraId="338F2EFF" w14:textId="77777777" w:rsidR="00104DEE" w:rsidRPr="004576B7" w:rsidRDefault="00104DEE" w:rsidP="004576B7">
            <w:pPr>
              <w:pStyle w:val="ListParagraph"/>
              <w:numPr>
                <w:ilvl w:val="0"/>
                <w:numId w:val="13"/>
              </w:numPr>
              <w:rPr>
                <w:color w:val="FF0000"/>
                <w:lang w:val="de-DE"/>
              </w:rPr>
            </w:pPr>
            <w:r w:rsidRPr="004576B7">
              <w:rPr>
                <w:color w:val="FF0000"/>
                <w:lang w:val="de-DE"/>
              </w:rPr>
              <w:t>Ressource (Rich Intelibox)</w:t>
            </w:r>
          </w:p>
          <w:p w14:paraId="338F2F00" w14:textId="77777777" w:rsidR="00104DEE" w:rsidRPr="004576B7" w:rsidRDefault="00104DEE" w:rsidP="004576B7">
            <w:pPr>
              <w:pStyle w:val="ListParagraph"/>
              <w:numPr>
                <w:ilvl w:val="0"/>
                <w:numId w:val="13"/>
              </w:numPr>
              <w:rPr>
                <w:color w:val="FF0000"/>
                <w:lang w:val="de-DE"/>
              </w:rPr>
            </w:pPr>
            <w:r w:rsidRPr="004576B7">
              <w:rPr>
                <w:color w:val="FF0000"/>
                <w:lang w:val="de-DE"/>
              </w:rPr>
              <w:t>Datum von (Datum Control)</w:t>
            </w:r>
          </w:p>
          <w:p w14:paraId="338F2F01" w14:textId="77777777" w:rsidR="00104DEE" w:rsidRPr="004576B7" w:rsidRDefault="00104DEE" w:rsidP="004576B7">
            <w:pPr>
              <w:pStyle w:val="ListParagraph"/>
              <w:numPr>
                <w:ilvl w:val="0"/>
                <w:numId w:val="13"/>
              </w:numPr>
              <w:rPr>
                <w:color w:val="FF0000"/>
                <w:lang w:val="de-DE"/>
              </w:rPr>
            </w:pPr>
            <w:r w:rsidRPr="004576B7">
              <w:rPr>
                <w:color w:val="FF0000"/>
                <w:lang w:val="de-DE"/>
              </w:rPr>
              <w:t>Datum bis (Datum Control)</w:t>
            </w:r>
          </w:p>
          <w:p w14:paraId="338F2F02" w14:textId="77777777" w:rsidR="00386A82" w:rsidRPr="004576B7" w:rsidRDefault="00386A82" w:rsidP="004576B7">
            <w:pPr>
              <w:pStyle w:val="ListParagraph"/>
              <w:numPr>
                <w:ilvl w:val="0"/>
                <w:numId w:val="13"/>
              </w:numPr>
              <w:rPr>
                <w:color w:val="FF0000"/>
                <w:highlight w:val="yellow"/>
                <w:lang w:val="de-DE"/>
              </w:rPr>
            </w:pPr>
            <w:r w:rsidRPr="004576B7">
              <w:rPr>
                <w:color w:val="FF0000"/>
                <w:highlight w:val="yellow"/>
                <w:lang w:val="de-DE"/>
              </w:rPr>
              <w:t>Feld „Vorlaufzeit“</w:t>
            </w:r>
          </w:p>
          <w:p w14:paraId="338F2F03" w14:textId="77777777" w:rsidR="00386A82" w:rsidRPr="004576B7" w:rsidRDefault="00386A82" w:rsidP="004576B7">
            <w:pPr>
              <w:pStyle w:val="ListParagraph"/>
              <w:numPr>
                <w:ilvl w:val="0"/>
                <w:numId w:val="13"/>
              </w:numPr>
              <w:rPr>
                <w:color w:val="FF0000"/>
                <w:highlight w:val="yellow"/>
                <w:lang w:val="de-DE"/>
              </w:rPr>
            </w:pPr>
            <w:r w:rsidRPr="004576B7">
              <w:rPr>
                <w:color w:val="FF0000"/>
                <w:highlight w:val="yellow"/>
                <w:lang w:val="de-DE"/>
              </w:rPr>
              <w:t>Feld „Nachlaufzeit“</w:t>
            </w:r>
          </w:p>
          <w:p w14:paraId="338F2F04" w14:textId="77777777" w:rsidR="00386A82" w:rsidRPr="004576B7" w:rsidRDefault="00386A82" w:rsidP="004576B7">
            <w:pPr>
              <w:pStyle w:val="ListParagraph"/>
              <w:numPr>
                <w:ilvl w:val="0"/>
                <w:numId w:val="13"/>
              </w:numPr>
              <w:rPr>
                <w:color w:val="FF0000"/>
                <w:lang w:val="de-DE"/>
              </w:rPr>
            </w:pPr>
            <w:r w:rsidRPr="004576B7">
              <w:rPr>
                <w:color w:val="FF0000"/>
                <w:lang w:val="de-DE"/>
              </w:rPr>
              <w:t>Feld „Titel“</w:t>
            </w:r>
          </w:p>
          <w:p w14:paraId="338F2F05" w14:textId="77777777" w:rsidR="00386A82" w:rsidRPr="004576B7" w:rsidRDefault="00386A82" w:rsidP="004576B7">
            <w:pPr>
              <w:pStyle w:val="ListParagraph"/>
              <w:numPr>
                <w:ilvl w:val="0"/>
                <w:numId w:val="13"/>
              </w:numPr>
              <w:rPr>
                <w:ins w:id="26" w:author="Tim Bänziger" w:date="2010-01-25T12:04:00Z"/>
                <w:lang w:val="de-DE"/>
              </w:rPr>
            </w:pPr>
            <w:r w:rsidRPr="004576B7">
              <w:rPr>
                <w:lang w:val="de-DE"/>
              </w:rPr>
              <w:t>Textarea „Bemerkungen“</w:t>
            </w:r>
          </w:p>
          <w:p w14:paraId="338F2F06" w14:textId="77777777" w:rsidR="001077E0" w:rsidRPr="004576B7" w:rsidRDefault="001077E0" w:rsidP="004576B7">
            <w:pPr>
              <w:pStyle w:val="ListParagraph"/>
              <w:numPr>
                <w:ilvl w:val="0"/>
                <w:numId w:val="13"/>
              </w:numPr>
              <w:rPr>
                <w:lang w:val="de-DE"/>
              </w:rPr>
            </w:pPr>
            <w:ins w:id="27" w:author="Tim Bänziger" w:date="2010-01-25T12:04:00Z">
              <w:r w:rsidRPr="004576B7">
                <w:rPr>
                  <w:lang w:val="de-DE"/>
                </w:rPr>
                <w:t>Textarea „vertrauliche Bemerkungen“</w:t>
              </w:r>
            </w:ins>
          </w:p>
          <w:p w14:paraId="338F2F07" w14:textId="77777777" w:rsidR="002262EA" w:rsidRPr="004576B7" w:rsidRDefault="002262EA" w:rsidP="004576B7">
            <w:pPr>
              <w:pStyle w:val="ListParagraph"/>
              <w:numPr>
                <w:ilvl w:val="0"/>
                <w:numId w:val="13"/>
              </w:numPr>
              <w:rPr>
                <w:lang w:val="de-DE"/>
              </w:rPr>
            </w:pPr>
            <w:r w:rsidRPr="004576B7">
              <w:rPr>
                <w:lang w:val="de-DE"/>
              </w:rPr>
              <w:t xml:space="preserve">Label </w:t>
            </w:r>
            <w:r w:rsidR="00231D87" w:rsidRPr="004576B7">
              <w:rPr>
                <w:lang w:val="de-DE"/>
              </w:rPr>
              <w:t>„</w:t>
            </w:r>
            <w:r w:rsidRPr="004576B7">
              <w:rPr>
                <w:lang w:val="de-DE"/>
              </w:rPr>
              <w:t>Status</w:t>
            </w:r>
            <w:r w:rsidR="00231D87" w:rsidRPr="004576B7">
              <w:rPr>
                <w:lang w:val="de-DE"/>
              </w:rPr>
              <w:t>“ mit Wechselmöglichkeit (Dropdown)</w:t>
            </w:r>
          </w:p>
          <w:p w14:paraId="338F2F08" w14:textId="77777777" w:rsidR="00386A82" w:rsidRPr="004576B7" w:rsidRDefault="00386A82" w:rsidP="004576B7">
            <w:pPr>
              <w:pStyle w:val="ListParagraph"/>
              <w:numPr>
                <w:ilvl w:val="0"/>
                <w:numId w:val="13"/>
              </w:numPr>
              <w:rPr>
                <w:lang w:val="de-DE"/>
              </w:rPr>
            </w:pPr>
            <w:r w:rsidRPr="004576B7">
              <w:rPr>
                <w:lang w:val="de-DE"/>
              </w:rPr>
              <w:t>Label „Reservationsnummer“</w:t>
            </w:r>
          </w:p>
          <w:p w14:paraId="338F2F09" w14:textId="77777777" w:rsidR="00386A82" w:rsidRPr="004576B7" w:rsidRDefault="00386A82" w:rsidP="004576B7">
            <w:pPr>
              <w:pStyle w:val="ListParagraph"/>
              <w:numPr>
                <w:ilvl w:val="0"/>
                <w:numId w:val="13"/>
              </w:numPr>
              <w:rPr>
                <w:lang w:val="de-DE"/>
              </w:rPr>
            </w:pPr>
            <w:r w:rsidRPr="004576B7">
              <w:rPr>
                <w:lang w:val="de-DE"/>
              </w:rPr>
              <w:t>Label „Reservation Ersteller“</w:t>
            </w:r>
          </w:p>
          <w:p w14:paraId="338F2F0A" w14:textId="77777777" w:rsidR="00386A82" w:rsidRPr="004576B7" w:rsidRDefault="00386A82" w:rsidP="004576B7">
            <w:pPr>
              <w:pStyle w:val="ListParagraph"/>
              <w:numPr>
                <w:ilvl w:val="0"/>
                <w:numId w:val="13"/>
              </w:numPr>
              <w:rPr>
                <w:color w:val="FF0000"/>
                <w:lang w:val="de-DE"/>
              </w:rPr>
            </w:pPr>
            <w:r w:rsidRPr="004576B7">
              <w:rPr>
                <w:color w:val="FF0000"/>
                <w:lang w:val="de-DE"/>
              </w:rPr>
              <w:t>Intelibox „Organisator“</w:t>
            </w:r>
          </w:p>
          <w:p w14:paraId="338F2F0B" w14:textId="77777777" w:rsidR="00386A82" w:rsidRPr="004576B7" w:rsidRDefault="00386A82" w:rsidP="004576B7">
            <w:pPr>
              <w:pStyle w:val="ListParagraph"/>
              <w:numPr>
                <w:ilvl w:val="0"/>
                <w:numId w:val="13"/>
              </w:numPr>
              <w:rPr>
                <w:highlight w:val="yellow"/>
                <w:lang w:val="de-DE"/>
              </w:rPr>
            </w:pPr>
            <w:r w:rsidRPr="004576B7">
              <w:rPr>
                <w:highlight w:val="yellow"/>
                <w:lang w:val="de-DE"/>
              </w:rPr>
              <w:t>Intelibox „Kostenstelle“ (UC 105.007)</w:t>
            </w:r>
          </w:p>
          <w:p w14:paraId="338F2F0C" w14:textId="77777777" w:rsidR="00F00763" w:rsidRPr="004576B7" w:rsidRDefault="00F00763" w:rsidP="004576B7">
            <w:pPr>
              <w:pStyle w:val="ListParagraph"/>
              <w:numPr>
                <w:ilvl w:val="0"/>
                <w:numId w:val="13"/>
              </w:numPr>
              <w:rPr>
                <w:highlight w:val="yellow"/>
                <w:lang w:val="de-DE"/>
              </w:rPr>
            </w:pPr>
            <w:r w:rsidRPr="004576B7">
              <w:rPr>
                <w:highlight w:val="yellow"/>
                <w:lang w:val="de-DE"/>
              </w:rPr>
              <w:t>Label „Kosten“</w:t>
            </w:r>
          </w:p>
          <w:p w14:paraId="338F2F0D" w14:textId="77777777" w:rsidR="00386A82" w:rsidRPr="004576B7" w:rsidRDefault="00386A82" w:rsidP="004576B7">
            <w:pPr>
              <w:ind w:left="360"/>
              <w:rPr>
                <w:lang w:val="de-DE"/>
              </w:rPr>
            </w:pPr>
          </w:p>
          <w:p w14:paraId="338F2F0E" w14:textId="77777777" w:rsidR="00386A82" w:rsidRPr="004576B7" w:rsidRDefault="00386A82" w:rsidP="004576B7">
            <w:pPr>
              <w:pStyle w:val="ListParagraph"/>
              <w:numPr>
                <w:ilvl w:val="0"/>
                <w:numId w:val="13"/>
              </w:numPr>
              <w:rPr>
                <w:lang w:val="de-DE"/>
              </w:rPr>
            </w:pPr>
            <w:r w:rsidRPr="004576B7">
              <w:rPr>
                <w:lang w:val="de-DE"/>
              </w:rPr>
              <w:t>Label „</w:t>
            </w:r>
            <w:r w:rsidR="00F00763" w:rsidRPr="004576B7">
              <w:rPr>
                <w:lang w:val="de-DE"/>
              </w:rPr>
              <w:t>Gesamtkosten</w:t>
            </w:r>
            <w:r w:rsidRPr="004576B7">
              <w:rPr>
                <w:lang w:val="de-DE"/>
              </w:rPr>
              <w:t>“</w:t>
            </w:r>
          </w:p>
          <w:p w14:paraId="338F2F0F" w14:textId="77777777" w:rsidR="00386A82" w:rsidRPr="004576B7" w:rsidRDefault="00386A82" w:rsidP="00386A82">
            <w:pPr>
              <w:pStyle w:val="ListParagraph"/>
              <w:rPr>
                <w:lang w:val="de-DE"/>
              </w:rPr>
            </w:pPr>
          </w:p>
          <w:p w14:paraId="338F2F10" w14:textId="77777777" w:rsidR="00386A82" w:rsidRPr="004576B7" w:rsidRDefault="00386A82" w:rsidP="004576B7">
            <w:pPr>
              <w:pStyle w:val="ListParagraph"/>
              <w:numPr>
                <w:ilvl w:val="0"/>
                <w:numId w:val="13"/>
              </w:numPr>
              <w:rPr>
                <w:lang w:val="de-DE"/>
              </w:rPr>
            </w:pPr>
            <w:r w:rsidRPr="004576B7">
              <w:rPr>
                <w:lang w:val="de-DE"/>
              </w:rPr>
              <w:t>Button „Reservation abschliessen“</w:t>
            </w:r>
          </w:p>
          <w:p w14:paraId="338F2F11" w14:textId="77777777" w:rsidR="00386A82" w:rsidRPr="004576B7" w:rsidRDefault="00386A82" w:rsidP="004576B7">
            <w:pPr>
              <w:pStyle w:val="ListParagraph"/>
              <w:numPr>
                <w:ilvl w:val="0"/>
                <w:numId w:val="13"/>
              </w:numPr>
              <w:rPr>
                <w:lang w:val="de-DE"/>
              </w:rPr>
            </w:pPr>
            <w:r w:rsidRPr="004576B7">
              <w:rPr>
                <w:lang w:val="de-DE"/>
              </w:rPr>
              <w:t>Button „Abbrechen“</w:t>
            </w:r>
          </w:p>
        </w:tc>
        <w:tc>
          <w:tcPr>
            <w:tcW w:w="5103" w:type="dxa"/>
          </w:tcPr>
          <w:p w14:paraId="338F2F12" w14:textId="77777777" w:rsidR="00946B80" w:rsidRPr="004576B7" w:rsidRDefault="0017361C" w:rsidP="004576B7">
            <w:pPr>
              <w:tabs>
                <w:tab w:val="left" w:pos="5220"/>
              </w:tabs>
              <w:rPr>
                <w:b/>
                <w:color w:val="FF0000"/>
                <w:lang w:val="de-DE"/>
              </w:rPr>
            </w:pPr>
            <w:r w:rsidRPr="004576B7">
              <w:rPr>
                <w:b/>
                <w:color w:val="FF0000"/>
                <w:lang w:val="de-DE"/>
              </w:rPr>
              <w:t>Rote Felder sind MUSS Felder</w:t>
            </w:r>
          </w:p>
          <w:p w14:paraId="338F2F13" w14:textId="77777777" w:rsidR="0017361C" w:rsidRPr="004576B7" w:rsidRDefault="0017361C" w:rsidP="004576B7">
            <w:pPr>
              <w:tabs>
                <w:tab w:val="left" w:pos="5220"/>
              </w:tabs>
              <w:rPr>
                <w:lang w:val="de-DE"/>
              </w:rPr>
            </w:pPr>
          </w:p>
          <w:p w14:paraId="338F2F14" w14:textId="77777777" w:rsidR="00386A82" w:rsidRPr="004576B7" w:rsidRDefault="0017361C" w:rsidP="004576B7">
            <w:pPr>
              <w:tabs>
                <w:tab w:val="left" w:pos="5220"/>
              </w:tabs>
              <w:rPr>
                <w:b/>
                <w:highlight w:val="yellow"/>
                <w:lang w:val="de-DE"/>
              </w:rPr>
            </w:pPr>
            <w:r w:rsidRPr="004576B7">
              <w:rPr>
                <w:b/>
                <w:highlight w:val="yellow"/>
                <w:lang w:val="de-DE"/>
              </w:rPr>
              <w:t>Ressource</w:t>
            </w:r>
          </w:p>
          <w:p w14:paraId="338F2F15" w14:textId="77777777" w:rsidR="0017361C" w:rsidRPr="004576B7" w:rsidRDefault="0017361C" w:rsidP="004576B7">
            <w:pPr>
              <w:tabs>
                <w:tab w:val="left" w:pos="5220"/>
              </w:tabs>
              <w:rPr>
                <w:lang w:val="de-DE"/>
              </w:rPr>
            </w:pPr>
            <w:r w:rsidRPr="004576B7">
              <w:rPr>
                <w:highlight w:val="yellow"/>
                <w:lang w:val="de-DE"/>
              </w:rPr>
              <w:t xml:space="preserve">beinhaltet Standort Intelibox </w:t>
            </w:r>
            <w:r w:rsidRPr="004576B7">
              <w:rPr>
                <w:smallCaps/>
                <w:highlight w:val="yellow"/>
                <w:lang w:val="de-DE"/>
              </w:rPr>
              <w:t>Plus</w:t>
            </w:r>
            <w:r w:rsidRPr="004576B7">
              <w:rPr>
                <w:highlight w:val="yellow"/>
                <w:lang w:val="de-DE"/>
              </w:rPr>
              <w:t xml:space="preserve"> Ressource. Dient der Raumverschiebung, aber nur im Editiermodus – nicht bei Erstbuchung. Es werden nur die Ressourcen angezeigt, welche zum Zeitpunkt der Verschiebung auch buchbar sind.</w:t>
            </w:r>
          </w:p>
          <w:p w14:paraId="338F2F16" w14:textId="77777777" w:rsidR="0017361C" w:rsidRPr="004576B7" w:rsidRDefault="0017361C" w:rsidP="004576B7">
            <w:pPr>
              <w:tabs>
                <w:tab w:val="left" w:pos="5220"/>
              </w:tabs>
              <w:rPr>
                <w:lang w:val="de-DE"/>
              </w:rPr>
            </w:pPr>
            <w:del w:id="28" w:author="Tim Bänziger" w:date="2010-01-25T12:04:00Z">
              <w:r w:rsidRPr="004576B7" w:rsidDel="001077E0">
                <w:rPr>
                  <w:lang w:val="de-DE"/>
                </w:rPr>
                <w:delText xml:space="preserve"> </w:delText>
              </w:r>
            </w:del>
          </w:p>
          <w:p w14:paraId="338F2F17" w14:textId="77777777" w:rsidR="0017361C" w:rsidRPr="004576B7" w:rsidRDefault="0017361C" w:rsidP="004576B7">
            <w:pPr>
              <w:tabs>
                <w:tab w:val="left" w:pos="5220"/>
              </w:tabs>
              <w:rPr>
                <w:lang w:val="de-DE"/>
              </w:rPr>
            </w:pPr>
            <w:r w:rsidRPr="004576B7">
              <w:rPr>
                <w:b/>
                <w:lang w:val="de-DE"/>
              </w:rPr>
              <w:t xml:space="preserve">Datum von, Datum bis, Zeit von, Zeit bis </w:t>
            </w:r>
            <w:r w:rsidRPr="004576B7">
              <w:rPr>
                <w:lang w:val="de-DE"/>
              </w:rPr>
              <w:t xml:space="preserve">werden aus der Suchmaske übernommen. </w:t>
            </w:r>
          </w:p>
          <w:p w14:paraId="338F2F18" w14:textId="77777777" w:rsidR="0017361C" w:rsidRPr="004576B7" w:rsidRDefault="0017361C" w:rsidP="004576B7">
            <w:pPr>
              <w:pStyle w:val="ListParagraph"/>
              <w:numPr>
                <w:ilvl w:val="0"/>
                <w:numId w:val="14"/>
              </w:numPr>
              <w:tabs>
                <w:tab w:val="left" w:pos="5220"/>
              </w:tabs>
              <w:rPr>
                <w:lang w:val="de-DE"/>
              </w:rPr>
            </w:pPr>
            <w:r w:rsidRPr="004576B7">
              <w:rPr>
                <w:lang w:val="de-DE"/>
              </w:rPr>
              <w:t xml:space="preserve">Felder können geändert werden. </w:t>
            </w:r>
          </w:p>
          <w:p w14:paraId="338F2F19" w14:textId="77777777" w:rsidR="0017361C" w:rsidRPr="004576B7" w:rsidRDefault="0017361C" w:rsidP="004576B7">
            <w:pPr>
              <w:pStyle w:val="ListParagraph"/>
              <w:numPr>
                <w:ilvl w:val="0"/>
                <w:numId w:val="14"/>
              </w:numPr>
              <w:tabs>
                <w:tab w:val="left" w:pos="5220"/>
              </w:tabs>
              <w:rPr>
                <w:lang w:val="de-DE"/>
              </w:rPr>
            </w:pPr>
            <w:r w:rsidRPr="004576B7">
              <w:rPr>
                <w:lang w:val="de-DE"/>
              </w:rPr>
              <w:t>Datum bis wird nur angezeigt, wenn entsprechendes Funktionsrecht „Darf bis Datum erfassen“ vorhanden ist.</w:t>
            </w:r>
          </w:p>
          <w:p w14:paraId="338F2F1A" w14:textId="77777777" w:rsidR="0017361C" w:rsidRPr="004576B7" w:rsidRDefault="0017361C" w:rsidP="004576B7">
            <w:pPr>
              <w:pStyle w:val="ListParagraph"/>
              <w:numPr>
                <w:ilvl w:val="0"/>
                <w:numId w:val="14"/>
              </w:numPr>
              <w:tabs>
                <w:tab w:val="left" w:pos="5220"/>
              </w:tabs>
              <w:rPr>
                <w:lang w:val="de-DE"/>
              </w:rPr>
            </w:pPr>
            <w:r w:rsidRPr="004576B7">
              <w:rPr>
                <w:lang w:val="de-DE"/>
              </w:rPr>
              <w:t>Änderung der Felder hat Einfluss auf die Kosten</w:t>
            </w:r>
          </w:p>
          <w:p w14:paraId="338F2F1B" w14:textId="77777777" w:rsidR="0017361C" w:rsidRPr="004576B7" w:rsidRDefault="0017361C" w:rsidP="004576B7">
            <w:pPr>
              <w:pStyle w:val="ListParagraph"/>
              <w:numPr>
                <w:ilvl w:val="0"/>
                <w:numId w:val="14"/>
              </w:numPr>
              <w:tabs>
                <w:tab w:val="left" w:pos="5220"/>
              </w:tabs>
              <w:rPr>
                <w:lang w:val="de-DE"/>
              </w:rPr>
            </w:pPr>
            <w:r w:rsidRPr="004576B7">
              <w:rPr>
                <w:lang w:val="de-DE"/>
              </w:rPr>
              <w:t>Nach Änderung der Felder muss</w:t>
            </w:r>
          </w:p>
          <w:p w14:paraId="338F2F1C" w14:textId="77777777" w:rsidR="0017361C" w:rsidRPr="004576B7" w:rsidRDefault="0017361C" w:rsidP="004576B7">
            <w:pPr>
              <w:pStyle w:val="ListParagraph"/>
              <w:numPr>
                <w:ilvl w:val="1"/>
                <w:numId w:val="14"/>
              </w:numPr>
              <w:tabs>
                <w:tab w:val="left" w:pos="5220"/>
              </w:tabs>
              <w:rPr>
                <w:lang w:val="de-DE"/>
              </w:rPr>
            </w:pPr>
            <w:r w:rsidRPr="004576B7">
              <w:rPr>
                <w:lang w:val="de-DE"/>
              </w:rPr>
              <w:t>Die Verfügbarkeit geprüft werden</w:t>
            </w:r>
          </w:p>
          <w:p w14:paraId="338F2F1D" w14:textId="77777777" w:rsidR="0017361C" w:rsidRPr="004576B7" w:rsidRDefault="0017361C" w:rsidP="004576B7">
            <w:pPr>
              <w:pStyle w:val="ListParagraph"/>
              <w:numPr>
                <w:ilvl w:val="1"/>
                <w:numId w:val="14"/>
              </w:numPr>
              <w:tabs>
                <w:tab w:val="left" w:pos="5220"/>
              </w:tabs>
              <w:rPr>
                <w:lang w:val="de-DE"/>
              </w:rPr>
            </w:pPr>
            <w:r w:rsidRPr="004576B7">
              <w:rPr>
                <w:lang w:val="de-DE"/>
              </w:rPr>
              <w:t>Die System-lockingzeit angepasst werden</w:t>
            </w:r>
          </w:p>
          <w:p w14:paraId="338F2F1E" w14:textId="77777777" w:rsidR="0017361C" w:rsidRPr="004576B7" w:rsidRDefault="0017361C" w:rsidP="004576B7">
            <w:pPr>
              <w:tabs>
                <w:tab w:val="left" w:pos="5220"/>
              </w:tabs>
              <w:rPr>
                <w:lang w:val="de-DE"/>
              </w:rPr>
            </w:pPr>
          </w:p>
          <w:p w14:paraId="338F2F1F" w14:textId="77777777" w:rsidR="00DE7CFF" w:rsidRPr="004576B7" w:rsidRDefault="00DE7CFF" w:rsidP="004576B7">
            <w:pPr>
              <w:tabs>
                <w:tab w:val="left" w:pos="5220"/>
              </w:tabs>
              <w:rPr>
                <w:b/>
                <w:lang w:val="de-DE"/>
              </w:rPr>
            </w:pPr>
            <w:r w:rsidRPr="004576B7">
              <w:rPr>
                <w:b/>
                <w:lang w:val="de-DE"/>
              </w:rPr>
              <w:t>Vorlaufzeit/Nachlaufzeit</w:t>
            </w:r>
          </w:p>
          <w:p w14:paraId="338F2F20" w14:textId="77777777" w:rsidR="00DE7CFF" w:rsidRPr="004576B7" w:rsidRDefault="00DE7CFF" w:rsidP="004576B7">
            <w:pPr>
              <w:pStyle w:val="ListParagraph"/>
              <w:numPr>
                <w:ilvl w:val="0"/>
                <w:numId w:val="17"/>
              </w:numPr>
              <w:tabs>
                <w:tab w:val="left" w:pos="5220"/>
              </w:tabs>
              <w:rPr>
                <w:lang w:val="de-DE"/>
              </w:rPr>
            </w:pPr>
            <w:r w:rsidRPr="004576B7">
              <w:rPr>
                <w:highlight w:val="yellow"/>
                <w:lang w:val="de-DE"/>
              </w:rPr>
              <w:t>Diese werden errechnet (mehr Infos durch andere UC).</w:t>
            </w:r>
            <w:r w:rsidRPr="004576B7">
              <w:rPr>
                <w:lang w:val="de-DE"/>
              </w:rPr>
              <w:t xml:space="preserve"> </w:t>
            </w:r>
          </w:p>
          <w:p w14:paraId="338F2F21" w14:textId="77777777" w:rsidR="00DE7CFF" w:rsidRPr="004576B7" w:rsidRDefault="00DE7CFF" w:rsidP="004576B7">
            <w:pPr>
              <w:pStyle w:val="ListParagraph"/>
              <w:numPr>
                <w:ilvl w:val="0"/>
                <w:numId w:val="17"/>
              </w:numPr>
              <w:tabs>
                <w:tab w:val="left" w:pos="5220"/>
              </w:tabs>
              <w:rPr>
                <w:lang w:val="de-DE"/>
              </w:rPr>
            </w:pPr>
            <w:r w:rsidRPr="004576B7">
              <w:rPr>
                <w:lang w:val="de-DE"/>
              </w:rPr>
              <w:t>Werden als Label angezeigt</w:t>
            </w:r>
          </w:p>
          <w:p w14:paraId="338F2F22" w14:textId="77777777" w:rsidR="008D02D4" w:rsidRPr="004576B7" w:rsidRDefault="00DE7CFF" w:rsidP="004576B7">
            <w:pPr>
              <w:pStyle w:val="ListParagraph"/>
              <w:numPr>
                <w:ilvl w:val="0"/>
                <w:numId w:val="17"/>
              </w:numPr>
              <w:tabs>
                <w:tab w:val="left" w:pos="5220"/>
              </w:tabs>
              <w:rPr>
                <w:lang w:val="de-DE"/>
              </w:rPr>
            </w:pPr>
            <w:r w:rsidRPr="004576B7">
              <w:rPr>
                <w:lang w:val="de-DE"/>
              </w:rPr>
              <w:t>Falls Funktionsrecht „darf Vor-/Nachlaufzeiten editieren“ vorhanden, wird Eingabefeld angezeigt, um die Vorlau</w:t>
            </w:r>
            <w:r w:rsidR="008D02D4" w:rsidRPr="004576B7">
              <w:rPr>
                <w:lang w:val="de-DE"/>
              </w:rPr>
              <w:t>fzeit</w:t>
            </w:r>
            <w:r w:rsidR="0058432C" w:rsidRPr="004576B7">
              <w:rPr>
                <w:lang w:val="de-DE"/>
              </w:rPr>
              <w:t>/Nachlaufzeit</w:t>
            </w:r>
            <w:r w:rsidR="008D02D4" w:rsidRPr="004576B7">
              <w:rPr>
                <w:lang w:val="de-DE"/>
              </w:rPr>
              <w:t xml:space="preserve"> in Minuten zu verändern. </w:t>
            </w:r>
          </w:p>
          <w:p w14:paraId="338F2F23" w14:textId="77777777" w:rsidR="0058432C" w:rsidRPr="004576B7" w:rsidRDefault="0058432C" w:rsidP="004576B7">
            <w:pPr>
              <w:pStyle w:val="ListParagraph"/>
              <w:numPr>
                <w:ilvl w:val="0"/>
                <w:numId w:val="17"/>
              </w:numPr>
              <w:tabs>
                <w:tab w:val="left" w:pos="5220"/>
              </w:tabs>
              <w:rPr>
                <w:lang w:val="de-DE"/>
              </w:rPr>
            </w:pPr>
            <w:r w:rsidRPr="004576B7">
              <w:rPr>
                <w:lang w:val="de-DE"/>
              </w:rPr>
              <w:t>Falls Funktionsrecht „darf Vor-/Nachlaufzeiten lesen“ vorhanden, wird die Vorlaufzeit/Nachlaufzeit in Minuten angezeigt und auch als effektive Zeit (siehe Abbildung)</w:t>
            </w:r>
          </w:p>
          <w:p w14:paraId="338F2F24" w14:textId="77777777" w:rsidR="0058432C" w:rsidRPr="004576B7" w:rsidRDefault="0058432C" w:rsidP="004576B7">
            <w:pPr>
              <w:pStyle w:val="ListParagraph"/>
              <w:numPr>
                <w:ilvl w:val="0"/>
                <w:numId w:val="17"/>
              </w:numPr>
              <w:tabs>
                <w:tab w:val="left" w:pos="5220"/>
              </w:tabs>
              <w:rPr>
                <w:lang w:val="de-DE"/>
              </w:rPr>
            </w:pPr>
            <w:r w:rsidRPr="004576B7">
              <w:rPr>
                <w:lang w:val="de-DE"/>
              </w:rPr>
              <w:t>Falls kein Funktionsrecht vorhanden wird ganzer Block ausgeblendet und nicht angezeigt (aber ohne Leerzeilen für Benutzer)</w:t>
            </w:r>
          </w:p>
          <w:p w14:paraId="338F2F25" w14:textId="77777777" w:rsidR="00DE7CFF" w:rsidRPr="004576B7" w:rsidRDefault="008D02D4" w:rsidP="004576B7">
            <w:pPr>
              <w:pStyle w:val="ListParagraph"/>
              <w:numPr>
                <w:ilvl w:val="0"/>
                <w:numId w:val="17"/>
              </w:numPr>
              <w:tabs>
                <w:tab w:val="left" w:pos="5220"/>
              </w:tabs>
              <w:rPr>
                <w:lang w:val="de-DE"/>
              </w:rPr>
            </w:pPr>
            <w:r w:rsidRPr="004576B7">
              <w:rPr>
                <w:lang w:val="de-DE"/>
              </w:rPr>
              <w:t>Direkteingabe eines nummerischen Wertes oder über Pfeil auf (minus 1 Minute), Pfeil unten (plus 1 Minute)</w:t>
            </w:r>
          </w:p>
          <w:p w14:paraId="338F2F26" w14:textId="77777777" w:rsidR="0058432C" w:rsidRPr="004576B7" w:rsidRDefault="008D02D4" w:rsidP="004576B7">
            <w:pPr>
              <w:pStyle w:val="ListParagraph"/>
              <w:numPr>
                <w:ilvl w:val="0"/>
                <w:numId w:val="17"/>
              </w:numPr>
              <w:tabs>
                <w:tab w:val="left" w:pos="5220"/>
              </w:tabs>
              <w:rPr>
                <w:lang w:val="de-DE"/>
              </w:rPr>
            </w:pPr>
            <w:r w:rsidRPr="004576B7">
              <w:rPr>
                <w:lang w:val="de-DE"/>
              </w:rPr>
              <w:t>Wert darf 0 betragen, Feld darf nicht leer sein.</w:t>
            </w:r>
          </w:p>
          <w:p w14:paraId="338F2F27" w14:textId="77777777" w:rsidR="00DE7CFF" w:rsidRPr="004576B7" w:rsidRDefault="00DE7CFF" w:rsidP="004576B7">
            <w:pPr>
              <w:tabs>
                <w:tab w:val="left" w:pos="5220"/>
              </w:tabs>
              <w:ind w:left="720"/>
              <w:rPr>
                <w:lang w:val="de-DE"/>
              </w:rPr>
            </w:pPr>
          </w:p>
          <w:p w14:paraId="338F2F28" w14:textId="77777777" w:rsidR="008D02D4" w:rsidRPr="004576B7" w:rsidRDefault="008D02D4" w:rsidP="004576B7">
            <w:pPr>
              <w:tabs>
                <w:tab w:val="left" w:pos="5220"/>
              </w:tabs>
              <w:rPr>
                <w:ins w:id="29" w:author="Tim Bänziger" w:date="2010-01-25T12:05:00Z"/>
                <w:lang w:val="de-DE"/>
              </w:rPr>
            </w:pPr>
          </w:p>
          <w:p w14:paraId="338F2F29" w14:textId="77777777" w:rsidR="001077E0" w:rsidRPr="004576B7" w:rsidRDefault="001077E0" w:rsidP="004576B7">
            <w:pPr>
              <w:tabs>
                <w:tab w:val="left" w:pos="5220"/>
              </w:tabs>
              <w:rPr>
                <w:ins w:id="30" w:author="Tim Bänziger" w:date="2010-01-25T12:05:00Z"/>
                <w:b/>
                <w:lang w:val="de-DE"/>
              </w:rPr>
            </w:pPr>
            <w:ins w:id="31" w:author="Tim Bänziger" w:date="2010-01-25T12:05:00Z">
              <w:r w:rsidRPr="004576B7">
                <w:rPr>
                  <w:b/>
                  <w:lang w:val="de-DE"/>
                </w:rPr>
                <w:t>Vertrauliche Bemerkungen</w:t>
              </w:r>
            </w:ins>
          </w:p>
          <w:p w14:paraId="338F2F2A" w14:textId="77777777" w:rsidR="001077E0" w:rsidRPr="004576B7" w:rsidRDefault="001077E0" w:rsidP="004576B7">
            <w:pPr>
              <w:tabs>
                <w:tab w:val="left" w:pos="5220"/>
              </w:tabs>
              <w:rPr>
                <w:ins w:id="32" w:author="Tim Bänziger" w:date="2010-01-25T12:05:00Z"/>
                <w:lang w:val="de-DE"/>
              </w:rPr>
            </w:pPr>
            <w:ins w:id="33" w:author="Tim Bänziger" w:date="2010-01-25T12:05:00Z">
              <w:r w:rsidRPr="004576B7">
                <w:rPr>
                  <w:lang w:val="de-DE"/>
                </w:rPr>
                <w:t>Textarea wird eingeblendet, falls Funktionsrecht „darf vertrauliche Bemerkungen administrieren“ vorhanden ist.</w:t>
              </w:r>
            </w:ins>
          </w:p>
          <w:p w14:paraId="338F2F2B" w14:textId="77777777" w:rsidR="001077E0" w:rsidRPr="004576B7" w:rsidRDefault="001077E0" w:rsidP="004576B7">
            <w:pPr>
              <w:tabs>
                <w:tab w:val="left" w:pos="5220"/>
              </w:tabs>
              <w:rPr>
                <w:lang w:val="de-DE"/>
              </w:rPr>
            </w:pPr>
          </w:p>
          <w:p w14:paraId="338F2F2C" w14:textId="77777777" w:rsidR="00231D87" w:rsidRPr="004576B7" w:rsidRDefault="00C16C52" w:rsidP="004576B7">
            <w:pPr>
              <w:tabs>
                <w:tab w:val="left" w:pos="5220"/>
              </w:tabs>
              <w:rPr>
                <w:lang w:val="de-DE"/>
              </w:rPr>
            </w:pPr>
            <w:r w:rsidRPr="004576B7">
              <w:rPr>
                <w:b/>
                <w:lang w:val="de-DE"/>
              </w:rPr>
              <w:t>Label „Status“</w:t>
            </w:r>
          </w:p>
          <w:p w14:paraId="338F2F2D" w14:textId="77777777" w:rsidR="002262EA" w:rsidRPr="004576B7" w:rsidRDefault="00231D87" w:rsidP="004576B7">
            <w:pPr>
              <w:tabs>
                <w:tab w:val="left" w:pos="5220"/>
              </w:tabs>
              <w:rPr>
                <w:lang w:val="de-DE"/>
              </w:rPr>
            </w:pPr>
            <w:r w:rsidRPr="004576B7">
              <w:rPr>
                <w:lang w:val="de-DE"/>
              </w:rPr>
              <w:t>Grundsätzlich handelt es sich um den aktuellen Status auf Grund des Workflows, der Datenrechte und dem Zustand der Reservation. Der Benutzer hat allenfalls die Möglichkeit ein Status zu wechseln (z.B. eine temporäre Reservation zu erzeugen). Die wichtigsten Haupzustände sind nachstehend aufgelistet.</w:t>
            </w:r>
          </w:p>
          <w:p w14:paraId="338F2F2E" w14:textId="77777777" w:rsidR="00C16C52" w:rsidRPr="004576B7" w:rsidRDefault="002E7694" w:rsidP="004576B7">
            <w:pPr>
              <w:pStyle w:val="ListParagraph"/>
              <w:numPr>
                <w:ilvl w:val="0"/>
                <w:numId w:val="25"/>
              </w:numPr>
              <w:tabs>
                <w:tab w:val="left" w:pos="5220"/>
              </w:tabs>
              <w:rPr>
                <w:lang w:val="de-DE"/>
              </w:rPr>
            </w:pPr>
            <w:r w:rsidRPr="004576B7">
              <w:rPr>
                <w:b/>
                <w:lang w:val="de-DE"/>
              </w:rPr>
              <w:t>provisorisch</w:t>
            </w:r>
            <w:r w:rsidR="00231D87" w:rsidRPr="004576B7">
              <w:rPr>
                <w:b/>
                <w:lang w:val="de-DE"/>
              </w:rPr>
              <w:t xml:space="preserve">: </w:t>
            </w:r>
            <w:r w:rsidR="005C156D" w:rsidRPr="004576B7">
              <w:rPr>
                <w:lang w:val="de-DE"/>
              </w:rPr>
              <w:t xml:space="preserve">Ist nur änderbar, wenn der angemeldete Benutzer über read/write definitiv Rechte verfügt. </w:t>
            </w:r>
          </w:p>
          <w:p w14:paraId="338F2F2F" w14:textId="77777777" w:rsidR="00C16C52" w:rsidRPr="004576B7" w:rsidRDefault="00C16C52" w:rsidP="004576B7">
            <w:pPr>
              <w:pStyle w:val="ListParagraph"/>
              <w:numPr>
                <w:ilvl w:val="0"/>
                <w:numId w:val="25"/>
              </w:numPr>
              <w:tabs>
                <w:tab w:val="left" w:pos="5220"/>
              </w:tabs>
              <w:rPr>
                <w:lang w:val="de-DE"/>
              </w:rPr>
            </w:pPr>
            <w:r w:rsidRPr="004576B7">
              <w:rPr>
                <w:b/>
                <w:lang w:val="de-DE"/>
              </w:rPr>
              <w:t>temporär</w:t>
            </w:r>
            <w:r w:rsidR="00231D87" w:rsidRPr="004576B7">
              <w:rPr>
                <w:lang w:val="de-DE"/>
              </w:rPr>
              <w:t xml:space="preserve">: </w:t>
            </w:r>
            <w:r w:rsidR="005C156D" w:rsidRPr="004576B7">
              <w:rPr>
                <w:lang w:val="de-DE"/>
              </w:rPr>
              <w:t xml:space="preserve">Ist nur </w:t>
            </w:r>
            <w:r w:rsidR="00231D87" w:rsidRPr="004576B7">
              <w:rPr>
                <w:lang w:val="de-DE"/>
              </w:rPr>
              <w:t>änderbar</w:t>
            </w:r>
            <w:r w:rsidR="005C156D" w:rsidRPr="004576B7">
              <w:rPr>
                <w:lang w:val="de-DE"/>
              </w:rPr>
              <w:t xml:space="preserve">, wenn der angemeldete Benutzer über read/write temporär Rechte verfügt. </w:t>
            </w:r>
          </w:p>
          <w:p w14:paraId="338F2F30" w14:textId="77777777" w:rsidR="00F64AA6" w:rsidRPr="004576B7" w:rsidRDefault="00C16C52" w:rsidP="004576B7">
            <w:pPr>
              <w:tabs>
                <w:tab w:val="left" w:pos="5220"/>
              </w:tabs>
              <w:rPr>
                <w:b/>
                <w:lang w:val="de-DE"/>
              </w:rPr>
            </w:pPr>
            <w:commentRangeStart w:id="34"/>
            <w:r w:rsidRPr="004576B7">
              <w:rPr>
                <w:b/>
                <w:lang w:val="de-DE"/>
              </w:rPr>
              <w:t>Bei</w:t>
            </w:r>
            <w:commentRangeEnd w:id="34"/>
            <w:r w:rsidR="00E7456C">
              <w:rPr>
                <w:rStyle w:val="CommentReference"/>
              </w:rPr>
              <w:commentReference w:id="34"/>
            </w:r>
            <w:r w:rsidRPr="004576B7">
              <w:rPr>
                <w:b/>
                <w:lang w:val="de-DE"/>
              </w:rPr>
              <w:t xml:space="preserve"> Änderung eines Status, wird der entsprechend hinterlegten Benutzergruppe umgehend (bei Speicherung/Abschluss der Reservation) eine Notifikation zugestellt, sofern diesem Statuswechsel eine Benutzergruppe zugeordnet worden ist.</w:t>
            </w:r>
          </w:p>
          <w:p w14:paraId="338F2F31" w14:textId="77777777" w:rsidR="00C16C52" w:rsidRPr="004576B7" w:rsidRDefault="00C16C52" w:rsidP="004576B7">
            <w:pPr>
              <w:pStyle w:val="ListParagraph"/>
              <w:tabs>
                <w:tab w:val="left" w:pos="5220"/>
              </w:tabs>
              <w:rPr>
                <w:lang w:val="de-DE"/>
              </w:rPr>
            </w:pPr>
          </w:p>
          <w:p w14:paraId="338F2F32" w14:textId="77777777" w:rsidR="002E7694" w:rsidRPr="004576B7" w:rsidRDefault="005C156D" w:rsidP="004576B7">
            <w:pPr>
              <w:tabs>
                <w:tab w:val="left" w:pos="5220"/>
              </w:tabs>
              <w:rPr>
                <w:b/>
                <w:lang w:val="de-DE"/>
              </w:rPr>
            </w:pPr>
            <w:r w:rsidRPr="004576B7">
              <w:rPr>
                <w:b/>
                <w:lang w:val="de-DE"/>
              </w:rPr>
              <w:t>Checkbox „Privat“</w:t>
            </w:r>
          </w:p>
          <w:p w14:paraId="338F2F33" w14:textId="77777777" w:rsidR="002E7694" w:rsidRPr="004576B7" w:rsidRDefault="005C156D" w:rsidP="004576B7">
            <w:pPr>
              <w:tabs>
                <w:tab w:val="left" w:pos="5220"/>
              </w:tabs>
              <w:rPr>
                <w:lang w:val="de-DE"/>
              </w:rPr>
            </w:pPr>
            <w:r w:rsidRPr="004576B7">
              <w:rPr>
                <w:lang w:val="de-DE"/>
              </w:rPr>
              <w:t>Ist nur editerbar, wenn Funktionsrecht „darf privat buchen“ vorhanden ist.</w:t>
            </w:r>
          </w:p>
          <w:p w14:paraId="338F2F34" w14:textId="77777777" w:rsidR="002E7694" w:rsidRPr="004576B7" w:rsidRDefault="002E7694" w:rsidP="004576B7">
            <w:pPr>
              <w:tabs>
                <w:tab w:val="left" w:pos="5220"/>
              </w:tabs>
              <w:rPr>
                <w:lang w:val="de-DE"/>
              </w:rPr>
            </w:pPr>
          </w:p>
          <w:p w14:paraId="338F2F35" w14:textId="77777777" w:rsidR="002E7694" w:rsidRPr="004576B7" w:rsidRDefault="005C156D" w:rsidP="004576B7">
            <w:pPr>
              <w:tabs>
                <w:tab w:val="left" w:pos="5220"/>
              </w:tabs>
              <w:rPr>
                <w:b/>
                <w:lang w:val="de-DE"/>
              </w:rPr>
            </w:pPr>
            <w:r w:rsidRPr="004576B7">
              <w:rPr>
                <w:b/>
                <w:lang w:val="de-DE"/>
              </w:rPr>
              <w:t xml:space="preserve">Label </w:t>
            </w:r>
            <w:r w:rsidR="002E7694" w:rsidRPr="004576B7">
              <w:rPr>
                <w:b/>
                <w:lang w:val="de-DE"/>
              </w:rPr>
              <w:t>„Reservationsnummer“</w:t>
            </w:r>
          </w:p>
          <w:p w14:paraId="338F2F36" w14:textId="77777777" w:rsidR="002E7694" w:rsidRPr="004576B7" w:rsidRDefault="002E7694" w:rsidP="004576B7">
            <w:pPr>
              <w:tabs>
                <w:tab w:val="left" w:pos="5220"/>
              </w:tabs>
              <w:rPr>
                <w:lang w:val="de-DE"/>
              </w:rPr>
            </w:pPr>
            <w:r w:rsidRPr="004576B7">
              <w:rPr>
                <w:lang w:val="de-DE"/>
              </w:rPr>
              <w:t>Wird generiert und bereits in dieser Ansicht angezeigt. Nicht editierbar</w:t>
            </w:r>
          </w:p>
          <w:p w14:paraId="338F2F37" w14:textId="77777777" w:rsidR="002E7694" w:rsidRPr="004576B7" w:rsidRDefault="002E7694" w:rsidP="004576B7">
            <w:pPr>
              <w:tabs>
                <w:tab w:val="left" w:pos="5220"/>
              </w:tabs>
              <w:rPr>
                <w:lang w:val="de-DE"/>
              </w:rPr>
            </w:pPr>
          </w:p>
          <w:p w14:paraId="338F2F38" w14:textId="77777777" w:rsidR="002E7694" w:rsidRPr="004576B7" w:rsidRDefault="002E7694" w:rsidP="004576B7">
            <w:pPr>
              <w:tabs>
                <w:tab w:val="left" w:pos="5220"/>
              </w:tabs>
              <w:rPr>
                <w:b/>
                <w:lang w:val="de-DE"/>
              </w:rPr>
            </w:pPr>
            <w:r w:rsidRPr="004576B7">
              <w:rPr>
                <w:b/>
                <w:lang w:val="de-DE"/>
              </w:rPr>
              <w:t>Labe</w:t>
            </w:r>
            <w:r w:rsidR="00BB457D" w:rsidRPr="004576B7">
              <w:rPr>
                <w:b/>
                <w:lang w:val="de-DE"/>
              </w:rPr>
              <w:t>l</w:t>
            </w:r>
            <w:r w:rsidRPr="004576B7">
              <w:rPr>
                <w:b/>
                <w:lang w:val="de-DE"/>
              </w:rPr>
              <w:t xml:space="preserve"> „Ersteller“</w:t>
            </w:r>
          </w:p>
          <w:p w14:paraId="338F2F39" w14:textId="77777777" w:rsidR="00DE7CFF" w:rsidRPr="004576B7" w:rsidRDefault="002E7694" w:rsidP="004576B7">
            <w:pPr>
              <w:pStyle w:val="ListParagraph"/>
              <w:numPr>
                <w:ilvl w:val="0"/>
                <w:numId w:val="16"/>
              </w:numPr>
              <w:tabs>
                <w:tab w:val="left" w:pos="5220"/>
              </w:tabs>
              <w:rPr>
                <w:lang w:val="de-DE"/>
              </w:rPr>
            </w:pPr>
            <w:r w:rsidRPr="004576B7">
              <w:rPr>
                <w:lang w:val="de-DE"/>
              </w:rPr>
              <w:t xml:space="preserve">Zeigt den Reservationsersteller. </w:t>
            </w:r>
          </w:p>
          <w:p w14:paraId="338F2F3A" w14:textId="77777777" w:rsidR="00DE7CFF" w:rsidRPr="004576B7" w:rsidRDefault="002E7694" w:rsidP="004576B7">
            <w:pPr>
              <w:pStyle w:val="ListParagraph"/>
              <w:numPr>
                <w:ilvl w:val="0"/>
                <w:numId w:val="16"/>
              </w:numPr>
              <w:tabs>
                <w:tab w:val="left" w:pos="5220"/>
              </w:tabs>
              <w:rPr>
                <w:lang w:val="de-DE"/>
              </w:rPr>
            </w:pPr>
            <w:r w:rsidRPr="004576B7">
              <w:rPr>
                <w:lang w:val="de-DE"/>
              </w:rPr>
              <w:t>Feld ist nicht editierbar.</w:t>
            </w:r>
            <w:r w:rsidR="00DE7CFF" w:rsidRPr="004576B7">
              <w:rPr>
                <w:lang w:val="de-DE"/>
              </w:rPr>
              <w:t xml:space="preserve"> </w:t>
            </w:r>
          </w:p>
          <w:p w14:paraId="338F2F3B" w14:textId="77777777" w:rsidR="00DE7CFF" w:rsidRPr="004576B7" w:rsidRDefault="00DE7CFF" w:rsidP="004576B7">
            <w:pPr>
              <w:pStyle w:val="ListParagraph"/>
              <w:numPr>
                <w:ilvl w:val="0"/>
                <w:numId w:val="16"/>
              </w:numPr>
              <w:tabs>
                <w:tab w:val="left" w:pos="5220"/>
              </w:tabs>
              <w:rPr>
                <w:lang w:val="de-DE"/>
              </w:rPr>
            </w:pPr>
            <w:r w:rsidRPr="004576B7">
              <w:rPr>
                <w:lang w:val="de-DE"/>
              </w:rPr>
              <w:t xml:space="preserve">Klick auf Icon öffnet sich View Modus einer Person als modales Popup. </w:t>
            </w:r>
          </w:p>
          <w:p w14:paraId="338F2F3C" w14:textId="77777777" w:rsidR="00DE7CFF" w:rsidRPr="004576B7" w:rsidRDefault="00DE7CFF" w:rsidP="004576B7">
            <w:pPr>
              <w:pStyle w:val="ListParagraph"/>
              <w:numPr>
                <w:ilvl w:val="0"/>
                <w:numId w:val="16"/>
              </w:numPr>
              <w:tabs>
                <w:tab w:val="left" w:pos="5220"/>
              </w:tabs>
              <w:rPr>
                <w:lang w:val="de-DE"/>
              </w:rPr>
            </w:pPr>
            <w:r w:rsidRPr="004576B7">
              <w:rPr>
                <w:lang w:val="de-DE"/>
              </w:rPr>
              <w:t>Tooltip mit Zusatzinformationen auf Label (siehe dazu globales Dokument)</w:t>
            </w:r>
          </w:p>
          <w:p w14:paraId="338F2F3D" w14:textId="77777777" w:rsidR="002E7694" w:rsidRPr="004576B7" w:rsidRDefault="002E7694" w:rsidP="004576B7">
            <w:pPr>
              <w:tabs>
                <w:tab w:val="left" w:pos="5220"/>
              </w:tabs>
              <w:rPr>
                <w:lang w:val="de-DE"/>
              </w:rPr>
            </w:pPr>
          </w:p>
          <w:p w14:paraId="338F2F3E" w14:textId="77777777" w:rsidR="00DE7CFF" w:rsidRPr="004576B7" w:rsidRDefault="00DE7CFF" w:rsidP="004576B7">
            <w:pPr>
              <w:tabs>
                <w:tab w:val="left" w:pos="5220"/>
              </w:tabs>
              <w:rPr>
                <w:lang w:val="de-DE"/>
              </w:rPr>
            </w:pPr>
          </w:p>
          <w:p w14:paraId="338F2F3F" w14:textId="77777777" w:rsidR="002E7694" w:rsidRPr="004576B7" w:rsidRDefault="008C6D89" w:rsidP="004576B7">
            <w:pPr>
              <w:tabs>
                <w:tab w:val="left" w:pos="5220"/>
              </w:tabs>
              <w:rPr>
                <w:lang w:val="de-DE"/>
              </w:rPr>
            </w:pPr>
            <w:r>
              <w:rPr>
                <w:noProof/>
                <w:lang w:val="de-CH" w:eastAsia="de-CH"/>
              </w:rPr>
              <w:drawing>
                <wp:inline distT="0" distB="0" distL="0" distR="0" wp14:anchorId="338F3008" wp14:editId="338F3009">
                  <wp:extent cx="2810510" cy="392430"/>
                  <wp:effectExtent l="19050" t="0" r="889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810510" cy="392430"/>
                          </a:xfrm>
                          <a:prstGeom prst="rect">
                            <a:avLst/>
                          </a:prstGeom>
                          <a:noFill/>
                          <a:ln w="9525">
                            <a:noFill/>
                            <a:miter lim="800000"/>
                            <a:headEnd/>
                            <a:tailEnd/>
                          </a:ln>
                        </pic:spPr>
                      </pic:pic>
                    </a:graphicData>
                  </a:graphic>
                </wp:inline>
              </w:drawing>
            </w:r>
          </w:p>
          <w:p w14:paraId="338F2F40" w14:textId="77777777" w:rsidR="00DE7CFF" w:rsidRPr="004576B7" w:rsidRDefault="00DE7CFF" w:rsidP="004576B7">
            <w:pPr>
              <w:tabs>
                <w:tab w:val="left" w:pos="5220"/>
              </w:tabs>
              <w:rPr>
                <w:lang w:val="de-DE"/>
              </w:rPr>
            </w:pPr>
          </w:p>
          <w:p w14:paraId="338F2F41" w14:textId="77777777" w:rsidR="002E7694" w:rsidRPr="004576B7" w:rsidRDefault="00DE7CFF" w:rsidP="004576B7">
            <w:pPr>
              <w:tabs>
                <w:tab w:val="left" w:pos="5220"/>
              </w:tabs>
              <w:rPr>
                <w:b/>
                <w:lang w:val="de-DE"/>
              </w:rPr>
            </w:pPr>
            <w:r w:rsidRPr="004576B7">
              <w:rPr>
                <w:b/>
                <w:lang w:val="de-DE"/>
              </w:rPr>
              <w:t>Intelibox „Organisator“</w:t>
            </w:r>
          </w:p>
          <w:p w14:paraId="338F2F42" w14:textId="77777777" w:rsidR="00DE7CFF" w:rsidRPr="004576B7" w:rsidRDefault="00DE7CFF" w:rsidP="004576B7">
            <w:pPr>
              <w:pStyle w:val="ListParagraph"/>
              <w:numPr>
                <w:ilvl w:val="0"/>
                <w:numId w:val="15"/>
              </w:numPr>
              <w:tabs>
                <w:tab w:val="left" w:pos="5220"/>
              </w:tabs>
              <w:rPr>
                <w:lang w:val="de-DE"/>
              </w:rPr>
            </w:pPr>
            <w:r w:rsidRPr="004576B7">
              <w:rPr>
                <w:lang w:val="de-DE"/>
              </w:rPr>
              <w:t xml:space="preserve">Zeigt den Organisator der aktuellen Reservation. </w:t>
            </w:r>
          </w:p>
          <w:p w14:paraId="338F2F43" w14:textId="77777777" w:rsidR="00DE7CFF" w:rsidRPr="004576B7" w:rsidRDefault="00DE7CFF" w:rsidP="004576B7">
            <w:pPr>
              <w:pStyle w:val="ListParagraph"/>
              <w:numPr>
                <w:ilvl w:val="0"/>
                <w:numId w:val="15"/>
              </w:numPr>
              <w:tabs>
                <w:tab w:val="left" w:pos="5220"/>
              </w:tabs>
              <w:rPr>
                <w:lang w:val="de-DE"/>
              </w:rPr>
            </w:pPr>
            <w:r w:rsidRPr="004576B7">
              <w:rPr>
                <w:lang w:val="de-DE"/>
              </w:rPr>
              <w:t>Kann mittels Intelibox gewechselt werden, sofern Funktionsrecht „darf Reservationen für Dritte ausführen“ vorhanden.</w:t>
            </w:r>
          </w:p>
          <w:p w14:paraId="338F2F44" w14:textId="77777777" w:rsidR="00DE7CFF" w:rsidRPr="004576B7" w:rsidRDefault="00DE7CFF" w:rsidP="004576B7">
            <w:pPr>
              <w:pStyle w:val="ListParagraph"/>
              <w:numPr>
                <w:ilvl w:val="0"/>
                <w:numId w:val="15"/>
              </w:numPr>
              <w:tabs>
                <w:tab w:val="left" w:pos="5220"/>
              </w:tabs>
              <w:rPr>
                <w:lang w:val="de-DE"/>
              </w:rPr>
            </w:pPr>
            <w:r w:rsidRPr="004576B7">
              <w:rPr>
                <w:lang w:val="de-DE"/>
              </w:rPr>
              <w:t xml:space="preserve">Klick auf Icon öffnet sich View Modus einer Person als </w:t>
            </w:r>
            <w:r w:rsidR="00231D87" w:rsidRPr="004576B7">
              <w:rPr>
                <w:lang w:val="de-DE"/>
              </w:rPr>
              <w:t>neues Browserfenster (falls im Feld URL-Info der Ressource kein Link hinterlegt ist – ansonsten öffnet sich ein neuer Browser und der Link wird geladen)</w:t>
            </w:r>
          </w:p>
          <w:p w14:paraId="338F2F45" w14:textId="77777777" w:rsidR="00DE7CFF" w:rsidRPr="004576B7" w:rsidRDefault="00DE7CFF" w:rsidP="004576B7">
            <w:pPr>
              <w:pStyle w:val="ListParagraph"/>
              <w:numPr>
                <w:ilvl w:val="0"/>
                <w:numId w:val="15"/>
              </w:numPr>
              <w:tabs>
                <w:tab w:val="left" w:pos="5220"/>
              </w:tabs>
              <w:rPr>
                <w:lang w:val="de-DE"/>
              </w:rPr>
            </w:pPr>
            <w:r w:rsidRPr="004576B7">
              <w:rPr>
                <w:lang w:val="de-DE"/>
              </w:rPr>
              <w:t>Tooltip mit Zusatzinformationen auf Label (siehe dazu globales Dokument)</w:t>
            </w:r>
          </w:p>
          <w:p w14:paraId="338F2F46" w14:textId="77777777" w:rsidR="00DE7CFF" w:rsidRPr="004576B7" w:rsidRDefault="00DE7CFF" w:rsidP="004576B7">
            <w:pPr>
              <w:tabs>
                <w:tab w:val="left" w:pos="5220"/>
              </w:tabs>
              <w:rPr>
                <w:lang w:val="de-DE"/>
              </w:rPr>
            </w:pPr>
          </w:p>
          <w:p w14:paraId="338F2F47" w14:textId="77777777" w:rsidR="009D7BE4" w:rsidRPr="004576B7" w:rsidRDefault="009D7BE4" w:rsidP="004576B7">
            <w:pPr>
              <w:tabs>
                <w:tab w:val="left" w:pos="5220"/>
              </w:tabs>
              <w:rPr>
                <w:lang w:val="de-DE"/>
              </w:rPr>
            </w:pPr>
          </w:p>
          <w:p w14:paraId="338F2F48" w14:textId="77777777" w:rsidR="00BA07BB" w:rsidRPr="004576B7" w:rsidRDefault="00BA07BB" w:rsidP="004576B7">
            <w:pPr>
              <w:tabs>
                <w:tab w:val="left" w:pos="5220"/>
              </w:tabs>
              <w:rPr>
                <w:b/>
                <w:lang w:val="de-DE"/>
              </w:rPr>
            </w:pPr>
            <w:r w:rsidRPr="004576B7">
              <w:rPr>
                <w:b/>
                <w:highlight w:val="yellow"/>
                <w:lang w:val="de-DE"/>
              </w:rPr>
              <w:t>Intelibox Kostenstellen</w:t>
            </w:r>
          </w:p>
          <w:p w14:paraId="338F2F49" w14:textId="77777777" w:rsidR="00BA07BB" w:rsidRPr="004576B7" w:rsidRDefault="009D7BE4" w:rsidP="004576B7">
            <w:pPr>
              <w:tabs>
                <w:tab w:val="left" w:pos="5220"/>
              </w:tabs>
              <w:rPr>
                <w:lang w:val="de-DE"/>
              </w:rPr>
            </w:pPr>
            <w:r w:rsidRPr="004576B7">
              <w:rPr>
                <w:highlight w:val="yellow"/>
                <w:lang w:val="de-DE"/>
              </w:rPr>
              <w:t>Kostenstellen werden in einem anderen Use Case (105.007) behandelt und nachträglich hier ergänzt</w:t>
            </w:r>
          </w:p>
          <w:p w14:paraId="338F2F4A" w14:textId="77777777" w:rsidR="009D7BE4" w:rsidRPr="004576B7" w:rsidRDefault="009D7BE4" w:rsidP="004576B7">
            <w:pPr>
              <w:tabs>
                <w:tab w:val="left" w:pos="5220"/>
              </w:tabs>
              <w:rPr>
                <w:lang w:val="de-DE"/>
              </w:rPr>
            </w:pPr>
          </w:p>
          <w:p w14:paraId="338F2F4B" w14:textId="77777777" w:rsidR="004B57DA" w:rsidRPr="004576B7" w:rsidRDefault="004B57DA" w:rsidP="004576B7">
            <w:pPr>
              <w:tabs>
                <w:tab w:val="left" w:pos="5220"/>
              </w:tabs>
              <w:rPr>
                <w:lang w:val="de-DE"/>
              </w:rPr>
            </w:pPr>
          </w:p>
          <w:p w14:paraId="338F2F4C" w14:textId="77777777" w:rsidR="002E7694" w:rsidRPr="004576B7" w:rsidRDefault="008D02D4" w:rsidP="004576B7">
            <w:pPr>
              <w:tabs>
                <w:tab w:val="left" w:pos="5220"/>
              </w:tabs>
              <w:rPr>
                <w:b/>
                <w:lang w:val="de-DE"/>
              </w:rPr>
            </w:pPr>
            <w:r w:rsidRPr="004576B7">
              <w:rPr>
                <w:b/>
                <w:lang w:val="de-DE"/>
              </w:rPr>
              <w:t>Label „Kosten“</w:t>
            </w:r>
          </w:p>
          <w:p w14:paraId="338F2F4D" w14:textId="77777777" w:rsidR="008D02D4" w:rsidRPr="004576B7" w:rsidRDefault="004B57DA" w:rsidP="004576B7">
            <w:pPr>
              <w:tabs>
                <w:tab w:val="left" w:pos="5220"/>
              </w:tabs>
              <w:rPr>
                <w:lang w:val="de-DE"/>
              </w:rPr>
            </w:pPr>
            <w:r w:rsidRPr="004576B7">
              <w:rPr>
                <w:lang w:val="de-DE"/>
              </w:rPr>
              <w:t>Die Kosten errechnen sich aus der Zeitdauer der Reservation, dem voreingestellten Kostenmodell und letztendlich den auf der Ressource hinterlegten Beträge (siehe dazu UC 105.004).</w:t>
            </w:r>
          </w:p>
          <w:p w14:paraId="338F2F4E" w14:textId="77777777" w:rsidR="004B57DA" w:rsidRPr="004576B7" w:rsidRDefault="004B57DA" w:rsidP="004576B7">
            <w:pPr>
              <w:tabs>
                <w:tab w:val="left" w:pos="5220"/>
              </w:tabs>
              <w:rPr>
                <w:lang w:val="de-DE"/>
              </w:rPr>
            </w:pPr>
            <w:r w:rsidRPr="004576B7">
              <w:rPr>
                <w:lang w:val="de-DE"/>
              </w:rPr>
              <w:t>Die Kosten der selektierte Ressource können NICHT verändert werden und werden daher als Label dargestellt.</w:t>
            </w:r>
          </w:p>
          <w:p w14:paraId="338F2F4F" w14:textId="77777777" w:rsidR="00F00763" w:rsidRPr="004576B7" w:rsidRDefault="00F00763" w:rsidP="004576B7">
            <w:pPr>
              <w:tabs>
                <w:tab w:val="left" w:pos="5220"/>
              </w:tabs>
              <w:rPr>
                <w:lang w:val="de-DE"/>
              </w:rPr>
            </w:pPr>
          </w:p>
          <w:p w14:paraId="338F2F50" w14:textId="77777777" w:rsidR="00F00763" w:rsidRPr="004576B7" w:rsidRDefault="00F00763" w:rsidP="004576B7">
            <w:pPr>
              <w:tabs>
                <w:tab w:val="left" w:pos="5220"/>
              </w:tabs>
              <w:rPr>
                <w:b/>
                <w:lang w:val="de-DE"/>
              </w:rPr>
            </w:pPr>
            <w:r w:rsidRPr="004576B7">
              <w:rPr>
                <w:b/>
                <w:lang w:val="de-DE"/>
              </w:rPr>
              <w:t>Label „Gesamtkosten“</w:t>
            </w:r>
          </w:p>
          <w:p w14:paraId="338F2F51" w14:textId="77777777" w:rsidR="004B57DA" w:rsidRPr="004576B7" w:rsidRDefault="004B57DA" w:rsidP="004576B7">
            <w:pPr>
              <w:pStyle w:val="ListParagraph"/>
              <w:numPr>
                <w:ilvl w:val="0"/>
                <w:numId w:val="19"/>
              </w:numPr>
              <w:tabs>
                <w:tab w:val="left" w:pos="5220"/>
              </w:tabs>
              <w:rPr>
                <w:lang w:val="de-DE"/>
              </w:rPr>
            </w:pPr>
            <w:r w:rsidRPr="004576B7">
              <w:rPr>
                <w:lang w:val="de-DE"/>
              </w:rPr>
              <w:t>Die Gesamtkosten zeigen einen Zusammenzug sämtlicher Kosten der Reservation (alle Tabs). Details werden aus weiteren UC geliefert.</w:t>
            </w:r>
          </w:p>
          <w:p w14:paraId="338F2F52" w14:textId="77777777" w:rsidR="004B57DA" w:rsidRPr="004576B7" w:rsidRDefault="004B57DA" w:rsidP="004576B7">
            <w:pPr>
              <w:pStyle w:val="ListParagraph"/>
              <w:numPr>
                <w:ilvl w:val="0"/>
                <w:numId w:val="19"/>
              </w:numPr>
              <w:tabs>
                <w:tab w:val="left" w:pos="5220"/>
              </w:tabs>
              <w:rPr>
                <w:lang w:val="de-DE"/>
              </w:rPr>
            </w:pPr>
            <w:r w:rsidRPr="004576B7">
              <w:rPr>
                <w:lang w:val="de-DE"/>
              </w:rPr>
              <w:t>Gesamtkosen können Zuschläge und Rabatte hinzugefügt werden.</w:t>
            </w:r>
          </w:p>
          <w:p w14:paraId="338F2F53" w14:textId="77777777" w:rsidR="009D7BE4" w:rsidRPr="004576B7" w:rsidRDefault="009D7BE4" w:rsidP="004576B7">
            <w:pPr>
              <w:pStyle w:val="ListParagraph"/>
              <w:numPr>
                <w:ilvl w:val="0"/>
                <w:numId w:val="19"/>
              </w:numPr>
              <w:tabs>
                <w:tab w:val="left" w:pos="5220"/>
              </w:tabs>
              <w:rPr>
                <w:lang w:val="de-DE"/>
              </w:rPr>
            </w:pPr>
            <w:r w:rsidRPr="004576B7">
              <w:rPr>
                <w:lang w:val="de-DE"/>
              </w:rPr>
              <w:t>Klick auf + Button (+) öffnet Kostenübersicht (siehe Abbildung zu diesem Schritt) und zeigt den Kostenzusammenzug pro Tab im Überblick.</w:t>
            </w:r>
          </w:p>
          <w:p w14:paraId="338F2F54" w14:textId="77777777" w:rsidR="009D7BE4" w:rsidRPr="004576B7" w:rsidRDefault="009D7BE4" w:rsidP="004576B7">
            <w:pPr>
              <w:pStyle w:val="ListParagraph"/>
              <w:numPr>
                <w:ilvl w:val="0"/>
                <w:numId w:val="19"/>
              </w:numPr>
              <w:tabs>
                <w:tab w:val="left" w:pos="5220"/>
              </w:tabs>
              <w:rPr>
                <w:lang w:val="de-DE"/>
              </w:rPr>
            </w:pPr>
            <w:r w:rsidRPr="004576B7">
              <w:rPr>
                <w:lang w:val="de-DE"/>
              </w:rPr>
              <w:t xml:space="preserve">Durch Eingabe eines </w:t>
            </w:r>
            <w:r w:rsidRPr="004576B7">
              <w:rPr>
                <w:smallCaps/>
                <w:lang w:val="de-DE"/>
              </w:rPr>
              <w:t>Textes</w:t>
            </w:r>
            <w:r w:rsidRPr="004576B7">
              <w:rPr>
                <w:lang w:val="de-DE"/>
              </w:rPr>
              <w:t xml:space="preserve"> (Feld) und eines </w:t>
            </w:r>
            <w:r w:rsidRPr="004576B7">
              <w:rPr>
                <w:smallCaps/>
                <w:lang w:val="de-DE"/>
              </w:rPr>
              <w:t>Wertes</w:t>
            </w:r>
            <w:r w:rsidRPr="004576B7">
              <w:rPr>
                <w:lang w:val="de-DE"/>
              </w:rPr>
              <w:t xml:space="preserve"> (Feld) kann wahlweise ein Betrag hinzugefügt (normale Eingabe) oder entfernt (Eingabe mit Minus vorangestellt) werden.</w:t>
            </w:r>
          </w:p>
          <w:p w14:paraId="338F2F55" w14:textId="77777777" w:rsidR="009D7BE4" w:rsidRPr="004576B7" w:rsidRDefault="009D7BE4" w:rsidP="004576B7">
            <w:pPr>
              <w:pStyle w:val="ListParagraph"/>
              <w:numPr>
                <w:ilvl w:val="0"/>
                <w:numId w:val="19"/>
              </w:numPr>
              <w:tabs>
                <w:tab w:val="left" w:pos="5220"/>
              </w:tabs>
              <w:rPr>
                <w:lang w:val="de-DE"/>
              </w:rPr>
            </w:pPr>
            <w:r w:rsidRPr="004576B7">
              <w:rPr>
                <w:lang w:val="de-DE"/>
              </w:rPr>
              <w:t xml:space="preserve">Die Eingabe kann entweder als </w:t>
            </w:r>
            <w:r w:rsidRPr="004576B7">
              <w:rPr>
                <w:smallCaps/>
                <w:lang w:val="de-DE"/>
              </w:rPr>
              <w:t>Pauschale</w:t>
            </w:r>
            <w:r w:rsidRPr="004576B7">
              <w:rPr>
                <w:lang w:val="de-DE"/>
              </w:rPr>
              <w:t xml:space="preserve"> oder als </w:t>
            </w:r>
            <w:r w:rsidRPr="004576B7">
              <w:rPr>
                <w:smallCaps/>
                <w:lang w:val="de-DE"/>
              </w:rPr>
              <w:t>Prozentualer</w:t>
            </w:r>
            <w:r w:rsidRPr="004576B7">
              <w:rPr>
                <w:lang w:val="de-DE"/>
              </w:rPr>
              <w:t xml:space="preserve"> </w:t>
            </w:r>
            <w:r w:rsidRPr="004576B7">
              <w:rPr>
                <w:smallCaps/>
                <w:lang w:val="de-DE"/>
              </w:rPr>
              <w:t>Wert</w:t>
            </w:r>
            <w:r w:rsidRPr="004576B7">
              <w:rPr>
                <w:lang w:val="de-DE"/>
              </w:rPr>
              <w:t xml:space="preserve"> eingegeben werden. </w:t>
            </w:r>
          </w:p>
          <w:p w14:paraId="338F2F56" w14:textId="77777777" w:rsidR="009D7BE4" w:rsidRPr="004576B7" w:rsidRDefault="009D7BE4" w:rsidP="004576B7">
            <w:pPr>
              <w:pStyle w:val="ListParagraph"/>
              <w:numPr>
                <w:ilvl w:val="0"/>
                <w:numId w:val="19"/>
              </w:numPr>
              <w:tabs>
                <w:tab w:val="left" w:pos="5220"/>
              </w:tabs>
              <w:rPr>
                <w:lang w:val="de-DE"/>
              </w:rPr>
            </w:pPr>
            <w:r w:rsidRPr="004576B7">
              <w:rPr>
                <w:lang w:val="de-DE"/>
              </w:rPr>
              <w:t>Ein prozentualer Wert wird auf den aktuellen Gesamtkosten errechnet.</w:t>
            </w:r>
          </w:p>
          <w:p w14:paraId="338F2F57" w14:textId="77777777" w:rsidR="009D7BE4" w:rsidRPr="004576B7" w:rsidRDefault="009D7BE4" w:rsidP="004576B7">
            <w:pPr>
              <w:pStyle w:val="ListParagraph"/>
              <w:numPr>
                <w:ilvl w:val="0"/>
                <w:numId w:val="19"/>
              </w:numPr>
              <w:tabs>
                <w:tab w:val="left" w:pos="5220"/>
              </w:tabs>
              <w:rPr>
                <w:lang w:val="de-DE"/>
              </w:rPr>
            </w:pPr>
            <w:r w:rsidRPr="004576B7">
              <w:rPr>
                <w:lang w:val="de-DE"/>
              </w:rPr>
              <w:t>Klick auf Hinzufügen, rechnet den Wert hinzu oder subtrahiert diesen.</w:t>
            </w:r>
          </w:p>
          <w:p w14:paraId="338F2F58" w14:textId="77777777" w:rsidR="004B57DA" w:rsidRPr="004576B7" w:rsidRDefault="004B57DA" w:rsidP="004576B7">
            <w:pPr>
              <w:tabs>
                <w:tab w:val="left" w:pos="5220"/>
              </w:tabs>
              <w:rPr>
                <w:lang w:val="de-DE"/>
              </w:rPr>
            </w:pPr>
          </w:p>
          <w:p w14:paraId="338F2F59" w14:textId="77777777" w:rsidR="0052178E" w:rsidRPr="004576B7" w:rsidRDefault="0052178E" w:rsidP="004576B7">
            <w:pPr>
              <w:tabs>
                <w:tab w:val="left" w:pos="5220"/>
              </w:tabs>
              <w:rPr>
                <w:lang w:val="de-DE"/>
              </w:rPr>
            </w:pPr>
          </w:p>
          <w:p w14:paraId="338F2F5A" w14:textId="77777777" w:rsidR="0052178E" w:rsidRPr="004576B7" w:rsidRDefault="0052178E" w:rsidP="0052178E">
            <w:pPr>
              <w:rPr>
                <w:b/>
                <w:lang w:val="de-DE"/>
              </w:rPr>
            </w:pPr>
            <w:r w:rsidRPr="004576B7">
              <w:rPr>
                <w:b/>
                <w:lang w:val="de-DE"/>
              </w:rPr>
              <w:t>Button „Reservation abschliessen“</w:t>
            </w:r>
          </w:p>
          <w:p w14:paraId="338F2F5B" w14:textId="77777777" w:rsidR="0052178E" w:rsidRPr="004576B7" w:rsidRDefault="0052178E" w:rsidP="004576B7">
            <w:pPr>
              <w:pStyle w:val="ListParagraph"/>
              <w:numPr>
                <w:ilvl w:val="0"/>
                <w:numId w:val="21"/>
              </w:numPr>
              <w:tabs>
                <w:tab w:val="left" w:pos="5220"/>
              </w:tabs>
              <w:rPr>
                <w:lang w:val="de-DE"/>
              </w:rPr>
            </w:pPr>
            <w:r w:rsidRPr="004576B7">
              <w:rPr>
                <w:lang w:val="de-DE"/>
              </w:rPr>
              <w:t>Validiert alle Daten und Verfügbarkeit der Ressource nochmals.</w:t>
            </w:r>
          </w:p>
          <w:p w14:paraId="338F2F5C" w14:textId="77777777" w:rsidR="0052178E" w:rsidRPr="004576B7" w:rsidRDefault="0052178E" w:rsidP="004576B7">
            <w:pPr>
              <w:pStyle w:val="ListParagraph"/>
              <w:numPr>
                <w:ilvl w:val="1"/>
                <w:numId w:val="21"/>
              </w:numPr>
              <w:tabs>
                <w:tab w:val="left" w:pos="5220"/>
              </w:tabs>
              <w:rPr>
                <w:lang w:val="de-DE"/>
              </w:rPr>
            </w:pPr>
            <w:r w:rsidRPr="004576B7">
              <w:rPr>
                <w:lang w:val="de-DE"/>
              </w:rPr>
              <w:t>Wechselt zu Schritt 6 (falls Funktionsrecht „</w:t>
            </w:r>
            <w:r w:rsidRPr="004576B7">
              <w:rPr>
                <w:lang w:val="de-CH"/>
              </w:rPr>
              <w:t>Summary Page anzeigen“ aktiviert ist)</w:t>
            </w:r>
            <w:r w:rsidR="008D7BDA" w:rsidRPr="004576B7">
              <w:rPr>
                <w:lang w:val="de-CH"/>
              </w:rPr>
              <w:t xml:space="preserve"> ODER</w:t>
            </w:r>
          </w:p>
          <w:p w14:paraId="338F2F5D" w14:textId="77777777" w:rsidR="0052178E" w:rsidRPr="004576B7" w:rsidRDefault="008D7BDA" w:rsidP="004576B7">
            <w:pPr>
              <w:pStyle w:val="ListParagraph"/>
              <w:numPr>
                <w:ilvl w:val="1"/>
                <w:numId w:val="21"/>
              </w:numPr>
              <w:tabs>
                <w:tab w:val="left" w:pos="5220"/>
              </w:tabs>
              <w:rPr>
                <w:lang w:val="de-DE"/>
              </w:rPr>
            </w:pPr>
            <w:r w:rsidRPr="004576B7">
              <w:rPr>
                <w:lang w:val="de-DE"/>
              </w:rPr>
              <w:t xml:space="preserve">Speichert die Reservation in den notwendigen Tabellen UND </w:t>
            </w:r>
            <w:commentRangeStart w:id="35"/>
            <w:r w:rsidR="0052178E" w:rsidRPr="004576B7">
              <w:rPr>
                <w:lang w:val="de-DE"/>
              </w:rPr>
              <w:t>Wechselt zur Zielseite (Standard Einstellungen im Profil</w:t>
            </w:r>
            <w:r w:rsidR="00B66901" w:rsidRPr="004576B7">
              <w:rPr>
                <w:lang w:val="de-DE"/>
              </w:rPr>
              <w:t xml:space="preserve"> </w:t>
            </w:r>
            <w:r w:rsidR="00FD0506" w:rsidRPr="004576B7">
              <w:rPr>
                <w:lang w:val="de-DE"/>
              </w:rPr>
              <w:t>PF 302</w:t>
            </w:r>
            <w:r w:rsidR="00B66901" w:rsidRPr="004576B7">
              <w:rPr>
                <w:lang w:val="de-DE"/>
              </w:rPr>
              <w:t xml:space="preserve"> </w:t>
            </w:r>
            <w:r w:rsidR="0052178E" w:rsidRPr="004576B7">
              <w:rPr>
                <w:lang w:val="de-DE"/>
              </w:rPr>
              <w:t xml:space="preserve">) </w:t>
            </w:r>
            <w:commentRangeEnd w:id="35"/>
            <w:r w:rsidR="00FD0506">
              <w:rPr>
                <w:rStyle w:val="CommentReference"/>
              </w:rPr>
              <w:commentReference w:id="35"/>
            </w:r>
            <w:r w:rsidR="0052178E" w:rsidRPr="004576B7">
              <w:rPr>
                <w:lang w:val="de-DE"/>
              </w:rPr>
              <w:t>und zeigt Reservationsbestätigung im Action Panel.</w:t>
            </w:r>
          </w:p>
          <w:p w14:paraId="338F2F5E" w14:textId="77777777" w:rsidR="00C16C52" w:rsidRPr="004576B7" w:rsidRDefault="005868A5" w:rsidP="004576B7">
            <w:pPr>
              <w:pStyle w:val="ListParagraph"/>
              <w:numPr>
                <w:ilvl w:val="0"/>
                <w:numId w:val="21"/>
              </w:numPr>
              <w:tabs>
                <w:tab w:val="left" w:pos="5220"/>
              </w:tabs>
              <w:rPr>
                <w:lang w:val="de-DE"/>
              </w:rPr>
            </w:pPr>
            <w:commentRangeStart w:id="36"/>
            <w:r w:rsidRPr="004576B7">
              <w:rPr>
                <w:lang w:val="de-DE"/>
              </w:rPr>
              <w:t>Notifikationen</w:t>
            </w:r>
            <w:commentRangeEnd w:id="36"/>
            <w:r w:rsidR="0068657D">
              <w:rPr>
                <w:rStyle w:val="CommentReference"/>
              </w:rPr>
              <w:commentReference w:id="36"/>
            </w:r>
            <w:r w:rsidRPr="004576B7">
              <w:rPr>
                <w:lang w:val="de-DE"/>
              </w:rPr>
              <w:t xml:space="preserve"> werden verschickt </w:t>
            </w:r>
          </w:p>
          <w:p w14:paraId="338F2F5F" w14:textId="77777777" w:rsidR="005868A5" w:rsidRPr="004576B7" w:rsidRDefault="005868A5" w:rsidP="004576B7">
            <w:pPr>
              <w:pStyle w:val="ListParagraph"/>
              <w:numPr>
                <w:ilvl w:val="1"/>
                <w:numId w:val="21"/>
              </w:numPr>
              <w:tabs>
                <w:tab w:val="left" w:pos="5220"/>
              </w:tabs>
              <w:rPr>
                <w:lang w:val="de-DE"/>
              </w:rPr>
            </w:pPr>
            <w:r w:rsidRPr="004576B7">
              <w:rPr>
                <w:lang w:val="de-DE"/>
              </w:rPr>
              <w:t>Ersteller</w:t>
            </w:r>
          </w:p>
          <w:p w14:paraId="338F2F60" w14:textId="77777777" w:rsidR="005868A5" w:rsidRPr="004576B7" w:rsidRDefault="005868A5" w:rsidP="004576B7">
            <w:pPr>
              <w:pStyle w:val="ListParagraph"/>
              <w:numPr>
                <w:ilvl w:val="1"/>
                <w:numId w:val="21"/>
              </w:numPr>
              <w:tabs>
                <w:tab w:val="left" w:pos="5220"/>
              </w:tabs>
              <w:rPr>
                <w:lang w:val="de-DE"/>
              </w:rPr>
            </w:pPr>
            <w:r w:rsidRPr="004576B7">
              <w:rPr>
                <w:lang w:val="de-DE"/>
              </w:rPr>
              <w:t>Organisator</w:t>
            </w:r>
          </w:p>
          <w:p w14:paraId="338F2F61" w14:textId="77777777" w:rsidR="005868A5" w:rsidRPr="004576B7" w:rsidRDefault="005868A5" w:rsidP="004576B7">
            <w:pPr>
              <w:pStyle w:val="ListParagraph"/>
              <w:numPr>
                <w:ilvl w:val="1"/>
                <w:numId w:val="21"/>
              </w:numPr>
              <w:tabs>
                <w:tab w:val="left" w:pos="5220"/>
              </w:tabs>
              <w:rPr>
                <w:lang w:val="de-DE"/>
              </w:rPr>
            </w:pPr>
            <w:r w:rsidRPr="004576B7">
              <w:rPr>
                <w:lang w:val="de-DE"/>
              </w:rPr>
              <w:t>bei DL Bestellungen an Dienstleister</w:t>
            </w:r>
          </w:p>
          <w:p w14:paraId="338F2F62" w14:textId="77777777" w:rsidR="005868A5" w:rsidRPr="004576B7" w:rsidRDefault="0068657D" w:rsidP="004576B7">
            <w:pPr>
              <w:pStyle w:val="ListParagraph"/>
              <w:numPr>
                <w:ilvl w:val="1"/>
                <w:numId w:val="21"/>
              </w:numPr>
              <w:tabs>
                <w:tab w:val="left" w:pos="5220"/>
              </w:tabs>
              <w:rPr>
                <w:lang w:val="de-DE"/>
              </w:rPr>
            </w:pPr>
            <w:r w:rsidRPr="004576B7">
              <w:rPr>
                <w:lang w:val="de-DE"/>
              </w:rPr>
              <w:t>bei Ressourcenbestellung der Owner der Ressource</w:t>
            </w:r>
          </w:p>
          <w:p w14:paraId="338F2F63" w14:textId="77777777" w:rsidR="00C16C52" w:rsidRPr="004576B7" w:rsidRDefault="00C16C52" w:rsidP="004576B7">
            <w:pPr>
              <w:pStyle w:val="ListParagraph"/>
              <w:tabs>
                <w:tab w:val="left" w:pos="5220"/>
              </w:tabs>
              <w:ind w:left="1440"/>
              <w:rPr>
                <w:lang w:val="de-DE"/>
              </w:rPr>
            </w:pPr>
          </w:p>
          <w:p w14:paraId="338F2F64" w14:textId="77777777" w:rsidR="00C16C52" w:rsidRPr="004576B7" w:rsidRDefault="0068657D" w:rsidP="004576B7">
            <w:pPr>
              <w:pStyle w:val="ListParagraph"/>
              <w:tabs>
                <w:tab w:val="left" w:pos="5220"/>
              </w:tabs>
              <w:ind w:left="1440"/>
              <w:rPr>
                <w:b/>
                <w:lang w:val="de-DE"/>
              </w:rPr>
            </w:pPr>
            <w:r w:rsidRPr="004576B7">
              <w:rPr>
                <w:b/>
                <w:lang w:val="de-DE"/>
              </w:rPr>
              <w:t>B</w:t>
            </w:r>
            <w:r w:rsidR="00C16C52" w:rsidRPr="004576B7">
              <w:rPr>
                <w:b/>
                <w:lang w:val="de-DE"/>
              </w:rPr>
              <w:t>eachten</w:t>
            </w:r>
            <w:r w:rsidRPr="004576B7">
              <w:rPr>
                <w:b/>
                <w:lang w:val="de-DE"/>
              </w:rPr>
              <w:t>:</w:t>
            </w:r>
            <w:r w:rsidR="00C16C52" w:rsidRPr="004576B7">
              <w:rPr>
                <w:b/>
                <w:lang w:val="de-DE"/>
              </w:rPr>
              <w:t xml:space="preserve"> Matrix im Anhang der Notifikation. Dieser zeigt, bei welcher Modifikation welche Ansprechgruppe informiert wird.</w:t>
            </w:r>
          </w:p>
          <w:p w14:paraId="338F2F65" w14:textId="77777777" w:rsidR="00C16C52" w:rsidRPr="004576B7" w:rsidRDefault="00C16C52" w:rsidP="004576B7">
            <w:pPr>
              <w:pStyle w:val="ListParagraph"/>
              <w:tabs>
                <w:tab w:val="left" w:pos="5220"/>
              </w:tabs>
              <w:ind w:left="1440"/>
              <w:rPr>
                <w:lang w:val="de-DE"/>
              </w:rPr>
            </w:pPr>
          </w:p>
          <w:p w14:paraId="338F2F66" w14:textId="77777777" w:rsidR="00C16C52" w:rsidRPr="004576B7" w:rsidRDefault="00C16C52" w:rsidP="004576B7">
            <w:pPr>
              <w:pStyle w:val="ListParagraph"/>
              <w:tabs>
                <w:tab w:val="left" w:pos="5220"/>
              </w:tabs>
              <w:ind w:left="1440"/>
              <w:rPr>
                <w:b/>
                <w:lang w:val="de-DE"/>
              </w:rPr>
            </w:pPr>
            <w:r w:rsidRPr="004576B7">
              <w:rPr>
                <w:b/>
                <w:lang w:val="de-DE"/>
              </w:rPr>
              <w:t>Notifikation Unterdrückung</w:t>
            </w:r>
          </w:p>
          <w:p w14:paraId="338F2F67" w14:textId="77777777" w:rsidR="00C16C52" w:rsidRPr="004576B7" w:rsidRDefault="0068657D" w:rsidP="004576B7">
            <w:pPr>
              <w:pStyle w:val="ListParagraph"/>
              <w:tabs>
                <w:tab w:val="left" w:pos="5220"/>
              </w:tabs>
              <w:ind w:left="1440"/>
              <w:rPr>
                <w:rFonts w:cs="Tahoma"/>
                <w:lang w:val="de-DE"/>
              </w:rPr>
            </w:pPr>
            <w:r w:rsidRPr="004576B7">
              <w:rPr>
                <w:lang w:val="de-DE"/>
              </w:rPr>
              <w:t>Diese erscheint wie in Schritt 6 visualisiert. Per Standard sind die Checkboxen geklickt, was bedeutet, dass die Notifikationen, wie im Profil hinterlegt versendet werden sollen. Wird die Checkbox entfernt, wird das Profil übersteuert und keine Notifkation versendet (gilt nur für Organisator und Ersteller)</w:t>
            </w:r>
          </w:p>
          <w:p w14:paraId="338F2F68" w14:textId="77777777" w:rsidR="0052178E" w:rsidRPr="004576B7" w:rsidRDefault="0052178E" w:rsidP="004576B7">
            <w:pPr>
              <w:tabs>
                <w:tab w:val="left" w:pos="5220"/>
              </w:tabs>
              <w:rPr>
                <w:lang w:val="de-DE"/>
              </w:rPr>
            </w:pPr>
          </w:p>
          <w:p w14:paraId="338F2F69" w14:textId="77777777" w:rsidR="0052178E" w:rsidRPr="004576B7" w:rsidRDefault="0052178E" w:rsidP="004576B7">
            <w:pPr>
              <w:tabs>
                <w:tab w:val="left" w:pos="5220"/>
              </w:tabs>
              <w:rPr>
                <w:b/>
                <w:lang w:val="de-DE"/>
              </w:rPr>
            </w:pPr>
            <w:r w:rsidRPr="004576B7">
              <w:rPr>
                <w:b/>
                <w:lang w:val="de-DE"/>
              </w:rPr>
              <w:t>Button „Abbrechen“</w:t>
            </w:r>
          </w:p>
          <w:p w14:paraId="338F2F6A" w14:textId="77777777" w:rsidR="0052178E" w:rsidRPr="004576B7" w:rsidRDefault="0052178E" w:rsidP="004576B7">
            <w:pPr>
              <w:pStyle w:val="ListParagraph"/>
              <w:numPr>
                <w:ilvl w:val="0"/>
                <w:numId w:val="20"/>
              </w:numPr>
              <w:tabs>
                <w:tab w:val="left" w:pos="5220"/>
              </w:tabs>
              <w:rPr>
                <w:lang w:val="de-DE"/>
              </w:rPr>
            </w:pPr>
            <w:r w:rsidRPr="004576B7">
              <w:rPr>
                <w:lang w:val="de-DE"/>
              </w:rPr>
              <w:t>Bricht Reservationsvorgang ab – wechselt zur letzten Seite (in diesem Fall zu den Suchresultaten).</w:t>
            </w:r>
          </w:p>
          <w:p w14:paraId="338F2F6B" w14:textId="77777777" w:rsidR="0052178E" w:rsidRPr="004576B7" w:rsidRDefault="0052178E" w:rsidP="004576B7">
            <w:pPr>
              <w:pStyle w:val="ListParagraph"/>
              <w:numPr>
                <w:ilvl w:val="0"/>
                <w:numId w:val="20"/>
              </w:numPr>
              <w:tabs>
                <w:tab w:val="left" w:pos="5220"/>
              </w:tabs>
              <w:rPr>
                <w:lang w:val="de-DE"/>
              </w:rPr>
            </w:pPr>
            <w:r w:rsidRPr="004576B7">
              <w:rPr>
                <w:lang w:val="de-DE"/>
              </w:rPr>
              <w:t>Lockin</w:t>
            </w:r>
            <w:r w:rsidR="00FD0506" w:rsidRPr="004576B7">
              <w:rPr>
                <w:lang w:val="de-DE"/>
              </w:rPr>
              <w:t>g der Ressource wird aufgehoben (Systemreservation entfernt)</w:t>
            </w:r>
          </w:p>
          <w:p w14:paraId="338F2F6C" w14:textId="77777777" w:rsidR="0052178E" w:rsidRPr="004576B7" w:rsidRDefault="0052178E" w:rsidP="004576B7">
            <w:pPr>
              <w:tabs>
                <w:tab w:val="left" w:pos="5220"/>
              </w:tabs>
              <w:rPr>
                <w:lang w:val="de-DE"/>
              </w:rPr>
            </w:pPr>
          </w:p>
        </w:tc>
      </w:tr>
      <w:tr w:rsidR="00DC0ADE" w14:paraId="338F2F7C" w14:textId="77777777" w:rsidTr="004576B7">
        <w:tc>
          <w:tcPr>
            <w:tcW w:w="9606" w:type="dxa"/>
            <w:gridSpan w:val="2"/>
          </w:tcPr>
          <w:p w14:paraId="338F2F6E" w14:textId="77777777" w:rsidR="008D02D4" w:rsidRPr="004576B7" w:rsidRDefault="008D02D4" w:rsidP="00DC0ADE">
            <w:pPr>
              <w:rPr>
                <w:lang w:val="de-DE"/>
              </w:rPr>
            </w:pPr>
          </w:p>
          <w:p w14:paraId="338F2F6F" w14:textId="77777777" w:rsidR="008D02D4" w:rsidRPr="004576B7" w:rsidRDefault="0058432C" w:rsidP="00DC0ADE">
            <w:pPr>
              <w:rPr>
                <w:b/>
                <w:lang w:val="de-DE"/>
              </w:rPr>
            </w:pPr>
            <w:r w:rsidRPr="004576B7">
              <w:rPr>
                <w:b/>
                <w:lang w:val="de-DE"/>
              </w:rPr>
              <w:t>Bild Vor- und Nachlaufzeit</w:t>
            </w:r>
          </w:p>
          <w:p w14:paraId="338F2F70" w14:textId="77777777" w:rsidR="0058432C" w:rsidRPr="004576B7" w:rsidRDefault="0058432C" w:rsidP="004576B7">
            <w:pPr>
              <w:pStyle w:val="ListParagraph"/>
              <w:numPr>
                <w:ilvl w:val="0"/>
                <w:numId w:val="18"/>
              </w:numPr>
              <w:rPr>
                <w:lang w:val="de-DE"/>
              </w:rPr>
            </w:pPr>
            <w:r w:rsidRPr="004576B7">
              <w:rPr>
                <w:lang w:val="de-DE"/>
              </w:rPr>
              <w:t xml:space="preserve">Zeigt Vor- und Nachlaufzeiten bei Funktionsrecht „darf Vor-/Nachlaufzeiten </w:t>
            </w:r>
            <w:r w:rsidRPr="004576B7">
              <w:rPr>
                <w:b/>
                <w:lang w:val="de-DE"/>
              </w:rPr>
              <w:t>lesen</w:t>
            </w:r>
            <w:r w:rsidRPr="004576B7">
              <w:rPr>
                <w:lang w:val="de-DE"/>
              </w:rPr>
              <w:t>“</w:t>
            </w:r>
          </w:p>
          <w:p w14:paraId="338F2F71" w14:textId="77777777" w:rsidR="0058432C" w:rsidRPr="004576B7" w:rsidRDefault="0058432C" w:rsidP="004576B7">
            <w:pPr>
              <w:pStyle w:val="ListParagraph"/>
              <w:numPr>
                <w:ilvl w:val="0"/>
                <w:numId w:val="18"/>
              </w:numPr>
              <w:rPr>
                <w:lang w:val="de-DE"/>
              </w:rPr>
            </w:pPr>
            <w:r w:rsidRPr="004576B7">
              <w:rPr>
                <w:lang w:val="de-DE"/>
              </w:rPr>
              <w:t xml:space="preserve">Zeigt Vor- und Nachlaufzeiten bei Funktionsrecht „darf Vor-/Nachlaufzeiten </w:t>
            </w:r>
            <w:r w:rsidRPr="004576B7">
              <w:rPr>
                <w:b/>
                <w:lang w:val="de-DE"/>
              </w:rPr>
              <w:t>editieren</w:t>
            </w:r>
            <w:r w:rsidRPr="004576B7">
              <w:rPr>
                <w:lang w:val="de-DE"/>
              </w:rPr>
              <w:t>“</w:t>
            </w:r>
          </w:p>
          <w:p w14:paraId="338F2F72" w14:textId="77777777" w:rsidR="00F00763" w:rsidRPr="004576B7" w:rsidRDefault="008C6D89" w:rsidP="00DC0ADE">
            <w:pPr>
              <w:rPr>
                <w:lang w:val="de-DE"/>
              </w:rPr>
            </w:pPr>
            <w:r>
              <w:rPr>
                <w:noProof/>
                <w:lang w:val="de-CH" w:eastAsia="de-CH"/>
              </w:rPr>
              <w:drawing>
                <wp:inline distT="0" distB="0" distL="0" distR="0" wp14:anchorId="338F300A" wp14:editId="338F300B">
                  <wp:extent cx="3001010" cy="1957705"/>
                  <wp:effectExtent l="19050" t="0" r="889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001010" cy="1957705"/>
                          </a:xfrm>
                          <a:prstGeom prst="rect">
                            <a:avLst/>
                          </a:prstGeom>
                          <a:noFill/>
                          <a:ln w="9525">
                            <a:noFill/>
                            <a:miter lim="800000"/>
                            <a:headEnd/>
                            <a:tailEnd/>
                          </a:ln>
                        </pic:spPr>
                      </pic:pic>
                    </a:graphicData>
                  </a:graphic>
                </wp:inline>
              </w:drawing>
            </w:r>
          </w:p>
          <w:p w14:paraId="338F2F73" w14:textId="77777777" w:rsidR="001E7BA5" w:rsidRPr="004576B7" w:rsidRDefault="001E7BA5" w:rsidP="00DC0ADE">
            <w:pPr>
              <w:rPr>
                <w:lang w:val="de-DE"/>
              </w:rPr>
            </w:pPr>
          </w:p>
          <w:p w14:paraId="338F2F74" w14:textId="77777777" w:rsidR="006E60C2" w:rsidRPr="004576B7" w:rsidRDefault="006E60C2" w:rsidP="004576B7">
            <w:pPr>
              <w:keepNext/>
              <w:keepLines/>
              <w:pageBreakBefore/>
              <w:widowControl w:val="0"/>
              <w:rPr>
                <w:b/>
                <w:lang w:val="de-DE"/>
              </w:rPr>
            </w:pPr>
            <w:r w:rsidRPr="004576B7">
              <w:rPr>
                <w:b/>
                <w:lang w:val="de-DE"/>
              </w:rPr>
              <w:t>Bild Gesamtkosten</w:t>
            </w:r>
          </w:p>
          <w:p w14:paraId="338F2F75" w14:textId="77777777" w:rsidR="006E60C2" w:rsidRPr="004576B7" w:rsidRDefault="008C6D89" w:rsidP="004576B7">
            <w:pPr>
              <w:keepNext/>
              <w:keepLines/>
              <w:pageBreakBefore/>
              <w:widowControl w:val="0"/>
              <w:rPr>
                <w:lang w:val="de-DE"/>
              </w:rPr>
            </w:pPr>
            <w:r>
              <w:rPr>
                <w:noProof/>
                <w:lang w:val="de-CH" w:eastAsia="de-CH"/>
              </w:rPr>
              <w:drawing>
                <wp:inline distT="0" distB="0" distL="0" distR="0" wp14:anchorId="338F300C" wp14:editId="338F300D">
                  <wp:extent cx="2418080" cy="2614295"/>
                  <wp:effectExtent l="19050" t="0" r="127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418080" cy="2614295"/>
                          </a:xfrm>
                          <a:prstGeom prst="rect">
                            <a:avLst/>
                          </a:prstGeom>
                          <a:noFill/>
                          <a:ln w="9525">
                            <a:noFill/>
                            <a:miter lim="800000"/>
                            <a:headEnd/>
                            <a:tailEnd/>
                          </a:ln>
                        </pic:spPr>
                      </pic:pic>
                    </a:graphicData>
                  </a:graphic>
                </wp:inline>
              </w:drawing>
            </w:r>
          </w:p>
          <w:p w14:paraId="338F2F76" w14:textId="77777777" w:rsidR="0058432C" w:rsidRPr="004576B7" w:rsidRDefault="009D7BE4" w:rsidP="004576B7">
            <w:pPr>
              <w:keepNext/>
              <w:keepLines/>
              <w:pageBreakBefore/>
              <w:widowControl w:val="0"/>
              <w:rPr>
                <w:i/>
                <w:lang w:val="de-DE"/>
              </w:rPr>
            </w:pPr>
            <w:r w:rsidRPr="004576B7">
              <w:rPr>
                <w:i/>
                <w:lang w:val="de-DE"/>
              </w:rPr>
              <w:t>Achtung: in der Abbildung fehlt das Zwischentotal für dem prozentualen Rabatt. Und auch das Gesamttotal nach Abzug des Rabatts.</w:t>
            </w:r>
          </w:p>
          <w:p w14:paraId="338F2F77" w14:textId="77777777" w:rsidR="009D7BE4" w:rsidRPr="004576B7" w:rsidRDefault="009D7BE4" w:rsidP="00DC0ADE">
            <w:pPr>
              <w:rPr>
                <w:lang w:val="de-DE"/>
              </w:rPr>
            </w:pPr>
          </w:p>
          <w:p w14:paraId="338F2F78" w14:textId="77777777" w:rsidR="009D7BE4" w:rsidRPr="004576B7" w:rsidRDefault="009D7BE4" w:rsidP="00DC0ADE">
            <w:pPr>
              <w:rPr>
                <w:lang w:val="de-DE"/>
              </w:rPr>
            </w:pPr>
          </w:p>
          <w:p w14:paraId="338F2F79" w14:textId="77777777" w:rsidR="00F00763" w:rsidRPr="004576B7" w:rsidRDefault="0058432C" w:rsidP="00DC0ADE">
            <w:pPr>
              <w:rPr>
                <w:b/>
                <w:lang w:val="de-DE"/>
              </w:rPr>
            </w:pPr>
            <w:r w:rsidRPr="004576B7">
              <w:rPr>
                <w:b/>
                <w:lang w:val="de-DE"/>
              </w:rPr>
              <w:t xml:space="preserve">Bild </w:t>
            </w:r>
            <w:r w:rsidR="00F00763" w:rsidRPr="004576B7">
              <w:rPr>
                <w:b/>
                <w:lang w:val="de-DE"/>
              </w:rPr>
              <w:t>Gesamtüberblick</w:t>
            </w:r>
          </w:p>
          <w:p w14:paraId="338F2F7A" w14:textId="77777777" w:rsidR="00C83946" w:rsidRPr="004576B7" w:rsidRDefault="00C83946" w:rsidP="00DC0ADE">
            <w:pPr>
              <w:rPr>
                <w:i/>
                <w:lang w:val="de-DE"/>
              </w:rPr>
            </w:pPr>
            <w:r w:rsidRPr="004576B7">
              <w:rPr>
                <w:i/>
                <w:lang w:val="de-DE"/>
              </w:rPr>
              <w:t>Achtung: Der korrekte Namen des Tabs ist „Allgemein“</w:t>
            </w:r>
          </w:p>
          <w:p w14:paraId="338F2F7B" w14:textId="77777777" w:rsidR="00076A26" w:rsidRPr="004576B7" w:rsidRDefault="008C6D89" w:rsidP="00DC0ADE">
            <w:pPr>
              <w:rPr>
                <w:lang w:val="de-DE"/>
              </w:rPr>
            </w:pPr>
            <w:r>
              <w:rPr>
                <w:noProof/>
                <w:lang w:val="de-CH" w:eastAsia="de-CH"/>
              </w:rPr>
              <w:drawing>
                <wp:inline distT="0" distB="0" distL="0" distR="0" wp14:anchorId="338F300E" wp14:editId="338F300F">
                  <wp:extent cx="5941060" cy="4829810"/>
                  <wp:effectExtent l="19050" t="0" r="2540" b="0"/>
                  <wp:docPr id="7" name="Picture 5" descr="Reservationdetail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rvationdetail_final.jpg"/>
                          <pic:cNvPicPr>
                            <a:picLocks noChangeAspect="1" noChangeArrowheads="1"/>
                          </pic:cNvPicPr>
                        </pic:nvPicPr>
                        <pic:blipFill>
                          <a:blip r:embed="rId20" cstate="print"/>
                          <a:srcRect/>
                          <a:stretch>
                            <a:fillRect/>
                          </a:stretch>
                        </pic:blipFill>
                        <pic:spPr bwMode="auto">
                          <a:xfrm>
                            <a:off x="0" y="0"/>
                            <a:ext cx="5941060" cy="4829810"/>
                          </a:xfrm>
                          <a:prstGeom prst="rect">
                            <a:avLst/>
                          </a:prstGeom>
                          <a:noFill/>
                          <a:ln w="9525">
                            <a:noFill/>
                            <a:miter lim="800000"/>
                            <a:headEnd/>
                            <a:tailEnd/>
                          </a:ln>
                        </pic:spPr>
                      </pic:pic>
                    </a:graphicData>
                  </a:graphic>
                </wp:inline>
              </w:drawing>
            </w:r>
          </w:p>
        </w:tc>
      </w:tr>
    </w:tbl>
    <w:p w14:paraId="338F2F7D" w14:textId="77777777" w:rsidR="00076A26" w:rsidRDefault="00076A26" w:rsidP="00076A26">
      <w:pPr>
        <w:rPr>
          <w:lang w:val="de-D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28"/>
        <w:gridCol w:w="4678"/>
      </w:tblGrid>
      <w:tr w:rsidR="00076A26" w:rsidRPr="008F19B5" w14:paraId="338F2F7F" w14:textId="77777777" w:rsidTr="004576B7">
        <w:tc>
          <w:tcPr>
            <w:tcW w:w="9606" w:type="dxa"/>
            <w:gridSpan w:val="2"/>
          </w:tcPr>
          <w:p w14:paraId="338F2F7E" w14:textId="77777777" w:rsidR="00076A26" w:rsidRPr="004576B7" w:rsidRDefault="00076A26" w:rsidP="004B57DA">
            <w:pPr>
              <w:pStyle w:val="Heading2"/>
              <w:rPr>
                <w:lang w:val="de-DE"/>
              </w:rPr>
            </w:pPr>
            <w:r w:rsidRPr="004576B7">
              <w:rPr>
                <w:lang w:val="de-DE"/>
              </w:rPr>
              <w:t xml:space="preserve">Schritt 6 - </w:t>
            </w:r>
            <w:r w:rsidRPr="004576B7">
              <w:rPr>
                <w:b w:val="0"/>
                <w:sz w:val="20"/>
                <w:lang w:val="de-CH"/>
              </w:rPr>
              <w:t>Summary Page wird angezeigt, bei entsprechender Berechtigung</w:t>
            </w:r>
          </w:p>
        </w:tc>
      </w:tr>
      <w:tr w:rsidR="00076A26" w:rsidRPr="00264081" w14:paraId="338F2F82" w14:textId="77777777" w:rsidTr="004576B7">
        <w:tc>
          <w:tcPr>
            <w:tcW w:w="4928" w:type="dxa"/>
          </w:tcPr>
          <w:p w14:paraId="338F2F80" w14:textId="77777777" w:rsidR="00076A26" w:rsidRPr="004576B7" w:rsidRDefault="00076A26" w:rsidP="004B57DA">
            <w:pPr>
              <w:rPr>
                <w:b/>
                <w:lang w:val="de-DE"/>
              </w:rPr>
            </w:pPr>
            <w:r w:rsidRPr="004576B7">
              <w:rPr>
                <w:b/>
                <w:lang w:val="de-DE"/>
              </w:rPr>
              <w:t>Controls</w:t>
            </w:r>
          </w:p>
        </w:tc>
        <w:tc>
          <w:tcPr>
            <w:tcW w:w="4678" w:type="dxa"/>
          </w:tcPr>
          <w:p w14:paraId="338F2F81" w14:textId="77777777" w:rsidR="00076A26" w:rsidRPr="004576B7" w:rsidRDefault="00076A26" w:rsidP="004B57DA">
            <w:pPr>
              <w:rPr>
                <w:b/>
                <w:lang w:val="de-DE"/>
              </w:rPr>
            </w:pPr>
            <w:r w:rsidRPr="004576B7">
              <w:rPr>
                <w:b/>
                <w:lang w:val="de-DE"/>
              </w:rPr>
              <w:t>Regeln</w:t>
            </w:r>
          </w:p>
        </w:tc>
      </w:tr>
      <w:tr w:rsidR="00076A26" w:rsidRPr="008F19B5" w14:paraId="338F2FCF" w14:textId="77777777" w:rsidTr="004576B7">
        <w:tc>
          <w:tcPr>
            <w:tcW w:w="4928" w:type="dxa"/>
          </w:tcPr>
          <w:p w14:paraId="338F2F83" w14:textId="77777777" w:rsidR="00076A26" w:rsidRPr="004576B7" w:rsidRDefault="00076A26" w:rsidP="001E7BA5">
            <w:pPr>
              <w:rPr>
                <w:lang w:val="de-DE"/>
              </w:rPr>
            </w:pPr>
          </w:p>
          <w:p w14:paraId="338F2F84" w14:textId="77777777" w:rsidR="001E7BA5" w:rsidRPr="004576B7" w:rsidRDefault="00C83946" w:rsidP="001E7BA5">
            <w:pPr>
              <w:rPr>
                <w:b/>
                <w:lang w:val="de-DE"/>
              </w:rPr>
            </w:pPr>
            <w:r w:rsidRPr="004576B7">
              <w:rPr>
                <w:b/>
                <w:lang w:val="de-DE"/>
              </w:rPr>
              <w:t xml:space="preserve">Abschnitt </w:t>
            </w:r>
            <w:r w:rsidR="005A5047" w:rsidRPr="004576B7">
              <w:rPr>
                <w:b/>
                <w:lang w:val="de-DE"/>
              </w:rPr>
              <w:t>Allgemein</w:t>
            </w:r>
          </w:p>
          <w:p w14:paraId="338F2F85" w14:textId="77777777" w:rsidR="00C83946" w:rsidRPr="004576B7" w:rsidRDefault="005A5047" w:rsidP="004576B7">
            <w:pPr>
              <w:pStyle w:val="ListParagraph"/>
              <w:numPr>
                <w:ilvl w:val="0"/>
                <w:numId w:val="22"/>
              </w:numPr>
              <w:rPr>
                <w:color w:val="FF0000"/>
                <w:lang w:val="de-DE"/>
              </w:rPr>
            </w:pPr>
            <w:r w:rsidRPr="004576B7">
              <w:rPr>
                <w:color w:val="FF0000"/>
                <w:lang w:val="de-DE"/>
              </w:rPr>
              <w:t>Raumbezeichnung</w:t>
            </w:r>
          </w:p>
          <w:p w14:paraId="338F2F86" w14:textId="77777777" w:rsidR="005A5047" w:rsidRPr="004576B7" w:rsidRDefault="005A5047" w:rsidP="004576B7">
            <w:pPr>
              <w:pStyle w:val="ListParagraph"/>
              <w:numPr>
                <w:ilvl w:val="0"/>
                <w:numId w:val="22"/>
              </w:numPr>
              <w:rPr>
                <w:color w:val="FF0000"/>
                <w:lang w:val="de-DE"/>
              </w:rPr>
            </w:pPr>
            <w:r w:rsidRPr="004576B7">
              <w:rPr>
                <w:color w:val="FF0000"/>
                <w:lang w:val="de-DE"/>
              </w:rPr>
              <w:t>Standort</w:t>
            </w:r>
          </w:p>
          <w:p w14:paraId="338F2F87" w14:textId="77777777" w:rsidR="005A5047" w:rsidRPr="004576B7" w:rsidRDefault="005A5047" w:rsidP="004576B7">
            <w:pPr>
              <w:pStyle w:val="ListParagraph"/>
              <w:numPr>
                <w:ilvl w:val="0"/>
                <w:numId w:val="22"/>
              </w:numPr>
              <w:rPr>
                <w:color w:val="FF0000"/>
                <w:lang w:val="de-DE"/>
              </w:rPr>
            </w:pPr>
            <w:r w:rsidRPr="004576B7">
              <w:rPr>
                <w:color w:val="FF0000"/>
                <w:lang w:val="de-DE"/>
              </w:rPr>
              <w:t>Titel</w:t>
            </w:r>
          </w:p>
          <w:p w14:paraId="338F2F88" w14:textId="77777777" w:rsidR="005A5047" w:rsidRPr="004576B7" w:rsidRDefault="005A5047" w:rsidP="004576B7">
            <w:pPr>
              <w:pStyle w:val="ListParagraph"/>
              <w:numPr>
                <w:ilvl w:val="0"/>
                <w:numId w:val="22"/>
              </w:numPr>
              <w:rPr>
                <w:color w:val="FF0000"/>
                <w:lang w:val="de-DE"/>
              </w:rPr>
            </w:pPr>
            <w:r w:rsidRPr="004576B7">
              <w:rPr>
                <w:color w:val="FF0000"/>
                <w:lang w:val="de-DE"/>
              </w:rPr>
              <w:t>Bemerkungen</w:t>
            </w:r>
          </w:p>
          <w:p w14:paraId="338F2F89" w14:textId="77777777" w:rsidR="005A5047" w:rsidRPr="004576B7" w:rsidRDefault="005A5047" w:rsidP="004576B7">
            <w:pPr>
              <w:pStyle w:val="ListParagraph"/>
              <w:numPr>
                <w:ilvl w:val="0"/>
                <w:numId w:val="22"/>
              </w:numPr>
              <w:rPr>
                <w:color w:val="FF0000"/>
                <w:lang w:val="de-DE"/>
              </w:rPr>
            </w:pPr>
            <w:r w:rsidRPr="004576B7">
              <w:rPr>
                <w:color w:val="FF0000"/>
                <w:lang w:val="de-DE"/>
              </w:rPr>
              <w:t>Reservation Begin</w:t>
            </w:r>
          </w:p>
          <w:p w14:paraId="338F2F8A" w14:textId="77777777" w:rsidR="005A5047" w:rsidRPr="004576B7" w:rsidRDefault="005A5047" w:rsidP="004576B7">
            <w:pPr>
              <w:pStyle w:val="ListParagraph"/>
              <w:numPr>
                <w:ilvl w:val="0"/>
                <w:numId w:val="22"/>
              </w:numPr>
              <w:rPr>
                <w:color w:val="FF0000"/>
                <w:lang w:val="de-DE"/>
              </w:rPr>
            </w:pPr>
            <w:r w:rsidRPr="004576B7">
              <w:rPr>
                <w:color w:val="FF0000"/>
                <w:lang w:val="de-DE"/>
              </w:rPr>
              <w:t>Reservation Ende</w:t>
            </w:r>
          </w:p>
          <w:p w14:paraId="338F2F8B" w14:textId="77777777" w:rsidR="005A5047" w:rsidRPr="004576B7" w:rsidRDefault="005A5047" w:rsidP="004576B7">
            <w:pPr>
              <w:pStyle w:val="ListParagraph"/>
              <w:numPr>
                <w:ilvl w:val="0"/>
                <w:numId w:val="22"/>
              </w:numPr>
              <w:rPr>
                <w:lang w:val="de-DE"/>
              </w:rPr>
            </w:pPr>
            <w:r w:rsidRPr="004576B7">
              <w:rPr>
                <w:lang w:val="de-DE"/>
              </w:rPr>
              <w:t>Begin inkl. Vorlaufzeit</w:t>
            </w:r>
          </w:p>
          <w:p w14:paraId="338F2F8C" w14:textId="77777777" w:rsidR="005A5047" w:rsidRPr="004576B7" w:rsidRDefault="005A5047" w:rsidP="004576B7">
            <w:pPr>
              <w:pStyle w:val="ListParagraph"/>
              <w:numPr>
                <w:ilvl w:val="0"/>
                <w:numId w:val="22"/>
              </w:numPr>
              <w:rPr>
                <w:lang w:val="de-DE"/>
              </w:rPr>
            </w:pPr>
            <w:r w:rsidRPr="004576B7">
              <w:rPr>
                <w:lang w:val="de-DE"/>
              </w:rPr>
              <w:t>Ende inkl. Nachlaufzeit</w:t>
            </w:r>
          </w:p>
          <w:p w14:paraId="338F2F8D" w14:textId="77777777" w:rsidR="005A5047" w:rsidRPr="004576B7" w:rsidRDefault="005A5047" w:rsidP="004576B7">
            <w:pPr>
              <w:pStyle w:val="ListParagraph"/>
              <w:numPr>
                <w:ilvl w:val="0"/>
                <w:numId w:val="22"/>
              </w:numPr>
              <w:rPr>
                <w:color w:val="FF0000"/>
                <w:lang w:val="de-DE"/>
              </w:rPr>
            </w:pPr>
            <w:r w:rsidRPr="004576B7">
              <w:rPr>
                <w:color w:val="FF0000"/>
                <w:lang w:val="de-DE"/>
              </w:rPr>
              <w:t>Temporär gebucht</w:t>
            </w:r>
          </w:p>
          <w:p w14:paraId="338F2F8E" w14:textId="77777777" w:rsidR="005A5047" w:rsidRPr="004576B7" w:rsidRDefault="005A5047" w:rsidP="004576B7">
            <w:pPr>
              <w:pStyle w:val="ListParagraph"/>
              <w:numPr>
                <w:ilvl w:val="0"/>
                <w:numId w:val="22"/>
              </w:numPr>
              <w:rPr>
                <w:color w:val="FF0000"/>
                <w:lang w:val="de-DE"/>
              </w:rPr>
            </w:pPr>
            <w:r w:rsidRPr="004576B7">
              <w:rPr>
                <w:color w:val="FF0000"/>
                <w:lang w:val="de-DE"/>
              </w:rPr>
              <w:t>Provisorisch gebucht</w:t>
            </w:r>
          </w:p>
          <w:p w14:paraId="338F2F8F" w14:textId="77777777" w:rsidR="005A5047" w:rsidRPr="004576B7" w:rsidRDefault="005A5047" w:rsidP="004576B7">
            <w:pPr>
              <w:pStyle w:val="ListParagraph"/>
              <w:numPr>
                <w:ilvl w:val="0"/>
                <w:numId w:val="22"/>
              </w:numPr>
              <w:rPr>
                <w:color w:val="FF0000"/>
                <w:lang w:val="de-DE"/>
              </w:rPr>
            </w:pPr>
            <w:r w:rsidRPr="004576B7">
              <w:rPr>
                <w:color w:val="FF0000"/>
                <w:lang w:val="de-DE"/>
              </w:rPr>
              <w:t>Privat gebucht</w:t>
            </w:r>
          </w:p>
          <w:p w14:paraId="338F2F90" w14:textId="77777777" w:rsidR="005A5047" w:rsidRPr="004576B7" w:rsidRDefault="005A5047" w:rsidP="004576B7">
            <w:pPr>
              <w:pStyle w:val="ListParagraph"/>
              <w:numPr>
                <w:ilvl w:val="0"/>
                <w:numId w:val="22"/>
              </w:numPr>
              <w:rPr>
                <w:color w:val="FF0000"/>
                <w:lang w:val="de-DE"/>
              </w:rPr>
            </w:pPr>
            <w:r w:rsidRPr="004576B7">
              <w:rPr>
                <w:color w:val="FF0000"/>
                <w:lang w:val="de-DE"/>
              </w:rPr>
              <w:t>Reservationsnummer</w:t>
            </w:r>
          </w:p>
          <w:p w14:paraId="338F2F91" w14:textId="77777777" w:rsidR="005A5047" w:rsidRPr="004576B7" w:rsidRDefault="005A5047" w:rsidP="004576B7">
            <w:pPr>
              <w:pStyle w:val="ListParagraph"/>
              <w:numPr>
                <w:ilvl w:val="0"/>
                <w:numId w:val="22"/>
              </w:numPr>
              <w:rPr>
                <w:color w:val="FF0000"/>
                <w:lang w:val="de-DE"/>
              </w:rPr>
            </w:pPr>
            <w:r w:rsidRPr="004576B7">
              <w:rPr>
                <w:color w:val="FF0000"/>
                <w:lang w:val="de-DE"/>
              </w:rPr>
              <w:t>Ersteller</w:t>
            </w:r>
          </w:p>
          <w:p w14:paraId="338F2F92" w14:textId="77777777" w:rsidR="005A5047" w:rsidRPr="004576B7" w:rsidRDefault="005A5047" w:rsidP="004576B7">
            <w:pPr>
              <w:pStyle w:val="ListParagraph"/>
              <w:numPr>
                <w:ilvl w:val="0"/>
                <w:numId w:val="22"/>
              </w:numPr>
              <w:rPr>
                <w:color w:val="FF0000"/>
                <w:lang w:val="de-DE"/>
              </w:rPr>
            </w:pPr>
            <w:r w:rsidRPr="004576B7">
              <w:rPr>
                <w:color w:val="FF0000"/>
                <w:lang w:val="de-DE"/>
              </w:rPr>
              <w:t>Organisator</w:t>
            </w:r>
          </w:p>
          <w:p w14:paraId="338F2F93" w14:textId="77777777" w:rsidR="005A5047" w:rsidRPr="004576B7" w:rsidRDefault="005A5047" w:rsidP="004576B7">
            <w:pPr>
              <w:pStyle w:val="ListParagraph"/>
              <w:numPr>
                <w:ilvl w:val="0"/>
                <w:numId w:val="22"/>
              </w:numPr>
              <w:rPr>
                <w:color w:val="FF0000"/>
                <w:lang w:val="de-DE"/>
              </w:rPr>
            </w:pPr>
            <w:r w:rsidRPr="004576B7">
              <w:rPr>
                <w:color w:val="FF0000"/>
                <w:lang w:val="de-DE"/>
              </w:rPr>
              <w:t>Kostenstelle des Organisators</w:t>
            </w:r>
          </w:p>
          <w:p w14:paraId="338F2F94" w14:textId="77777777" w:rsidR="005A5047" w:rsidRPr="004576B7" w:rsidRDefault="005A5047" w:rsidP="004576B7">
            <w:pPr>
              <w:pStyle w:val="ListParagraph"/>
              <w:numPr>
                <w:ilvl w:val="0"/>
                <w:numId w:val="22"/>
              </w:numPr>
              <w:rPr>
                <w:color w:val="FF0000"/>
                <w:lang w:val="de-DE"/>
              </w:rPr>
            </w:pPr>
            <w:r w:rsidRPr="004576B7">
              <w:rPr>
                <w:color w:val="FF0000"/>
                <w:highlight w:val="yellow"/>
                <w:lang w:val="de-DE"/>
              </w:rPr>
              <w:t>Alternative Kostenstelle</w:t>
            </w:r>
          </w:p>
          <w:p w14:paraId="338F2F95" w14:textId="77777777" w:rsidR="005A5047" w:rsidRPr="004576B7" w:rsidRDefault="005A5047" w:rsidP="005A5047">
            <w:pPr>
              <w:rPr>
                <w:lang w:val="de-DE"/>
              </w:rPr>
            </w:pPr>
          </w:p>
          <w:p w14:paraId="338F2F96" w14:textId="77777777" w:rsidR="005A5047" w:rsidRPr="004576B7" w:rsidRDefault="005A5047" w:rsidP="005A5047">
            <w:pPr>
              <w:rPr>
                <w:b/>
                <w:lang w:val="de-DE"/>
              </w:rPr>
            </w:pPr>
            <w:r w:rsidRPr="004576B7">
              <w:rPr>
                <w:b/>
                <w:lang w:val="de-DE"/>
              </w:rPr>
              <w:t>Abschnitt Kosten</w:t>
            </w:r>
          </w:p>
          <w:p w14:paraId="338F2F97" w14:textId="77777777" w:rsidR="005A5047" w:rsidRPr="004576B7" w:rsidRDefault="005A5047" w:rsidP="004576B7">
            <w:pPr>
              <w:pStyle w:val="ListParagraph"/>
              <w:numPr>
                <w:ilvl w:val="0"/>
                <w:numId w:val="22"/>
              </w:numPr>
              <w:rPr>
                <w:color w:val="FF0000"/>
                <w:lang w:val="de-DE"/>
              </w:rPr>
            </w:pPr>
            <w:r w:rsidRPr="004576B7">
              <w:rPr>
                <w:color w:val="FF0000"/>
                <w:lang w:val="de-DE"/>
              </w:rPr>
              <w:t>Ressourcenkosten (aus Abschnitt Allgemein)</w:t>
            </w:r>
          </w:p>
          <w:p w14:paraId="338F2F98" w14:textId="77777777" w:rsidR="005A5047" w:rsidRPr="004576B7" w:rsidRDefault="005A5047" w:rsidP="004576B7">
            <w:pPr>
              <w:pStyle w:val="ListParagraph"/>
              <w:numPr>
                <w:ilvl w:val="0"/>
                <w:numId w:val="22"/>
              </w:numPr>
              <w:rPr>
                <w:highlight w:val="yellow"/>
                <w:lang w:val="de-DE"/>
              </w:rPr>
            </w:pPr>
            <w:r w:rsidRPr="004576B7">
              <w:rPr>
                <w:highlight w:val="yellow"/>
                <w:lang w:val="de-DE"/>
              </w:rPr>
              <w:t>Zusätzliche Ressourcen (aus Abschnitt Equipment)</w:t>
            </w:r>
          </w:p>
          <w:p w14:paraId="338F2F99" w14:textId="77777777" w:rsidR="005A5047" w:rsidRPr="004576B7" w:rsidRDefault="005A5047" w:rsidP="004576B7">
            <w:pPr>
              <w:pStyle w:val="ListParagraph"/>
              <w:numPr>
                <w:ilvl w:val="0"/>
                <w:numId w:val="22"/>
              </w:numPr>
              <w:rPr>
                <w:highlight w:val="yellow"/>
                <w:lang w:val="de-DE"/>
              </w:rPr>
            </w:pPr>
            <w:r w:rsidRPr="004576B7">
              <w:rPr>
                <w:highlight w:val="yellow"/>
                <w:lang w:val="de-DE"/>
              </w:rPr>
              <w:t>Dienstleistungskosten (aus Abschnitt Dienstleistung)</w:t>
            </w:r>
          </w:p>
          <w:p w14:paraId="338F2F9A" w14:textId="77777777" w:rsidR="005A5047" w:rsidRPr="004576B7" w:rsidRDefault="005A5047" w:rsidP="004576B7">
            <w:pPr>
              <w:pStyle w:val="ListParagraph"/>
              <w:numPr>
                <w:ilvl w:val="0"/>
                <w:numId w:val="22"/>
              </w:numPr>
              <w:rPr>
                <w:highlight w:val="yellow"/>
                <w:lang w:val="de-DE"/>
              </w:rPr>
            </w:pPr>
            <w:r w:rsidRPr="004576B7">
              <w:rPr>
                <w:highlight w:val="yellow"/>
                <w:lang w:val="de-DE"/>
              </w:rPr>
              <w:t>Umstuhlungskosten (aus Abschnitt Umstuhlung)</w:t>
            </w:r>
          </w:p>
          <w:p w14:paraId="338F2F9B" w14:textId="77777777" w:rsidR="005A5047" w:rsidRPr="004576B7" w:rsidRDefault="005A5047" w:rsidP="004576B7">
            <w:pPr>
              <w:pStyle w:val="ListParagraph"/>
              <w:numPr>
                <w:ilvl w:val="0"/>
                <w:numId w:val="22"/>
              </w:numPr>
              <w:rPr>
                <w:lang w:val="de-DE"/>
              </w:rPr>
            </w:pPr>
            <w:r w:rsidRPr="004576B7">
              <w:rPr>
                <w:lang w:val="de-DE"/>
              </w:rPr>
              <w:t>Zwischentotal</w:t>
            </w:r>
          </w:p>
          <w:p w14:paraId="338F2F9C" w14:textId="77777777" w:rsidR="005A5047" w:rsidRPr="004576B7" w:rsidRDefault="005A5047" w:rsidP="004576B7">
            <w:pPr>
              <w:pStyle w:val="ListParagraph"/>
              <w:numPr>
                <w:ilvl w:val="0"/>
                <w:numId w:val="22"/>
              </w:numPr>
              <w:rPr>
                <w:lang w:val="de-DE"/>
              </w:rPr>
            </w:pPr>
            <w:r w:rsidRPr="004576B7">
              <w:rPr>
                <w:lang w:val="de-DE"/>
              </w:rPr>
              <w:t>Zuschläge und Rabatte</w:t>
            </w:r>
          </w:p>
          <w:p w14:paraId="338F2F9D" w14:textId="77777777" w:rsidR="005A5047" w:rsidRPr="004576B7" w:rsidRDefault="005A5047" w:rsidP="004576B7">
            <w:pPr>
              <w:pStyle w:val="ListParagraph"/>
              <w:numPr>
                <w:ilvl w:val="0"/>
                <w:numId w:val="22"/>
              </w:numPr>
              <w:rPr>
                <w:lang w:val="de-DE"/>
              </w:rPr>
            </w:pPr>
            <w:r w:rsidRPr="004576B7">
              <w:rPr>
                <w:lang w:val="de-DE"/>
              </w:rPr>
              <w:t>Ges</w:t>
            </w:r>
            <w:r w:rsidR="008D7BDA" w:rsidRPr="004576B7">
              <w:rPr>
                <w:lang w:val="de-DE"/>
              </w:rPr>
              <w:t>am</w:t>
            </w:r>
            <w:r w:rsidRPr="004576B7">
              <w:rPr>
                <w:lang w:val="de-DE"/>
              </w:rPr>
              <w:t>total</w:t>
            </w:r>
          </w:p>
          <w:p w14:paraId="338F2F9E" w14:textId="77777777" w:rsidR="005A5047" w:rsidRPr="004576B7" w:rsidRDefault="005A5047" w:rsidP="005A5047">
            <w:pPr>
              <w:rPr>
                <w:lang w:val="de-DE"/>
              </w:rPr>
            </w:pPr>
          </w:p>
          <w:p w14:paraId="338F2F9F" w14:textId="77777777" w:rsidR="008D7BDA" w:rsidRPr="004576B7" w:rsidRDefault="008D7BDA" w:rsidP="005A5047">
            <w:pPr>
              <w:rPr>
                <w:b/>
                <w:lang w:val="de-DE"/>
              </w:rPr>
            </w:pPr>
            <w:r w:rsidRPr="004576B7">
              <w:rPr>
                <w:b/>
                <w:lang w:val="de-DE"/>
              </w:rPr>
              <w:t>Buttons</w:t>
            </w:r>
          </w:p>
          <w:p w14:paraId="338F2FA0" w14:textId="77777777" w:rsidR="008D7BDA" w:rsidRPr="004576B7" w:rsidRDefault="008D7BDA" w:rsidP="004576B7">
            <w:pPr>
              <w:pStyle w:val="ListParagraph"/>
              <w:numPr>
                <w:ilvl w:val="0"/>
                <w:numId w:val="22"/>
              </w:numPr>
              <w:rPr>
                <w:lang w:val="de-DE"/>
              </w:rPr>
            </w:pPr>
            <w:r w:rsidRPr="004576B7">
              <w:rPr>
                <w:lang w:val="de-DE"/>
              </w:rPr>
              <w:t>Reservation bestätigen</w:t>
            </w:r>
          </w:p>
          <w:p w14:paraId="338F2FA1" w14:textId="77777777" w:rsidR="008D7BDA" w:rsidRPr="004576B7" w:rsidRDefault="008D7BDA" w:rsidP="004576B7">
            <w:pPr>
              <w:pStyle w:val="ListParagraph"/>
              <w:numPr>
                <w:ilvl w:val="0"/>
                <w:numId w:val="22"/>
              </w:numPr>
              <w:rPr>
                <w:lang w:val="de-DE"/>
              </w:rPr>
            </w:pPr>
            <w:r w:rsidRPr="004576B7">
              <w:rPr>
                <w:lang w:val="de-DE"/>
              </w:rPr>
              <w:t>Bearbeiten</w:t>
            </w:r>
          </w:p>
          <w:p w14:paraId="338F2FA2" w14:textId="77777777" w:rsidR="008D7BDA" w:rsidRPr="004576B7" w:rsidRDefault="008D7BDA" w:rsidP="004576B7">
            <w:pPr>
              <w:pStyle w:val="ListParagraph"/>
              <w:numPr>
                <w:ilvl w:val="0"/>
                <w:numId w:val="22"/>
              </w:numPr>
              <w:rPr>
                <w:lang w:val="de-DE"/>
              </w:rPr>
            </w:pPr>
            <w:r w:rsidRPr="004576B7">
              <w:rPr>
                <w:lang w:val="de-DE"/>
              </w:rPr>
              <w:t>Drucken</w:t>
            </w:r>
          </w:p>
          <w:p w14:paraId="338F2FA3" w14:textId="77777777" w:rsidR="008D7BDA" w:rsidRPr="004576B7" w:rsidRDefault="008D7BDA" w:rsidP="004576B7">
            <w:pPr>
              <w:pStyle w:val="ListParagraph"/>
              <w:numPr>
                <w:ilvl w:val="0"/>
                <w:numId w:val="22"/>
              </w:numPr>
              <w:rPr>
                <w:lang w:val="de-DE"/>
              </w:rPr>
            </w:pPr>
            <w:r w:rsidRPr="004576B7">
              <w:rPr>
                <w:lang w:val="de-DE"/>
              </w:rPr>
              <w:t>Abbrechen</w:t>
            </w:r>
          </w:p>
          <w:p w14:paraId="338F2FA4" w14:textId="77777777" w:rsidR="008D7BDA" w:rsidRPr="004576B7" w:rsidRDefault="008D7BDA" w:rsidP="008D7BDA">
            <w:pPr>
              <w:rPr>
                <w:lang w:val="de-DE"/>
              </w:rPr>
            </w:pPr>
          </w:p>
        </w:tc>
        <w:tc>
          <w:tcPr>
            <w:tcW w:w="4678" w:type="dxa"/>
          </w:tcPr>
          <w:p w14:paraId="338F2FA5" w14:textId="77777777" w:rsidR="00076A26" w:rsidRPr="004576B7" w:rsidRDefault="00076A26" w:rsidP="004576B7">
            <w:pPr>
              <w:tabs>
                <w:tab w:val="left" w:pos="5220"/>
              </w:tabs>
              <w:rPr>
                <w:lang w:val="de-DE"/>
              </w:rPr>
            </w:pPr>
          </w:p>
          <w:p w14:paraId="338F2FA6" w14:textId="77777777" w:rsidR="001E7BA5" w:rsidRPr="004576B7" w:rsidRDefault="001E7BA5" w:rsidP="004576B7">
            <w:pPr>
              <w:tabs>
                <w:tab w:val="left" w:pos="5220"/>
              </w:tabs>
              <w:rPr>
                <w:lang w:val="de-DE"/>
              </w:rPr>
            </w:pPr>
            <w:r w:rsidRPr="004576B7">
              <w:rPr>
                <w:lang w:val="de-DE"/>
              </w:rPr>
              <w:t xml:space="preserve">Zusammenfassung zeigt grundsätzlich Viewmodus einer </w:t>
            </w:r>
            <w:r w:rsidR="00C83946" w:rsidRPr="004576B7">
              <w:rPr>
                <w:lang w:val="de-DE"/>
              </w:rPr>
              <w:t>Ressourcenreservation.</w:t>
            </w:r>
          </w:p>
          <w:p w14:paraId="338F2FA7" w14:textId="77777777" w:rsidR="00C83946" w:rsidRPr="004576B7" w:rsidRDefault="00C83946" w:rsidP="004576B7">
            <w:pPr>
              <w:tabs>
                <w:tab w:val="left" w:pos="5220"/>
              </w:tabs>
              <w:rPr>
                <w:lang w:val="de-DE"/>
              </w:rPr>
            </w:pPr>
          </w:p>
          <w:p w14:paraId="338F2FA8" w14:textId="77777777" w:rsidR="00C83946" w:rsidRPr="004576B7" w:rsidRDefault="00C83946" w:rsidP="004576B7">
            <w:pPr>
              <w:tabs>
                <w:tab w:val="left" w:pos="5220"/>
              </w:tabs>
              <w:rPr>
                <w:lang w:val="de-DE"/>
              </w:rPr>
            </w:pPr>
            <w:r w:rsidRPr="004576B7">
              <w:rPr>
                <w:lang w:val="de-DE"/>
              </w:rPr>
              <w:t>Zusammenfassung wird nur angezeigt, wenn Funktionsrecht „Summary Page anzeigen“ aktiviert ist.</w:t>
            </w:r>
          </w:p>
          <w:p w14:paraId="338F2FA9" w14:textId="77777777" w:rsidR="00C83946" w:rsidRPr="004576B7" w:rsidRDefault="00C83946" w:rsidP="004576B7">
            <w:pPr>
              <w:tabs>
                <w:tab w:val="left" w:pos="5220"/>
              </w:tabs>
              <w:rPr>
                <w:lang w:val="de-DE"/>
              </w:rPr>
            </w:pPr>
          </w:p>
          <w:p w14:paraId="338F2FAA" w14:textId="77777777" w:rsidR="00C83946" w:rsidRPr="004576B7" w:rsidRDefault="00C83946" w:rsidP="004576B7">
            <w:pPr>
              <w:tabs>
                <w:tab w:val="left" w:pos="5220"/>
              </w:tabs>
              <w:rPr>
                <w:lang w:val="de-DE"/>
              </w:rPr>
            </w:pPr>
            <w:r w:rsidRPr="004576B7">
              <w:rPr>
                <w:lang w:val="de-DE"/>
              </w:rPr>
              <w:t>Zusammenfassung zeigt alle Tabs als Abschnitte untereinander, plus die Kosten. Alle erfassten Informationen werden angezeigt.</w:t>
            </w:r>
          </w:p>
          <w:p w14:paraId="338F2FAB" w14:textId="77777777" w:rsidR="00C83946" w:rsidRPr="004576B7" w:rsidRDefault="00C83946" w:rsidP="004576B7">
            <w:pPr>
              <w:tabs>
                <w:tab w:val="left" w:pos="5220"/>
              </w:tabs>
              <w:rPr>
                <w:lang w:val="de-DE"/>
              </w:rPr>
            </w:pPr>
          </w:p>
          <w:p w14:paraId="338F2FAC" w14:textId="77777777" w:rsidR="00C83946" w:rsidRPr="004576B7" w:rsidRDefault="00C83946" w:rsidP="004576B7">
            <w:pPr>
              <w:tabs>
                <w:tab w:val="left" w:pos="5220"/>
              </w:tabs>
              <w:rPr>
                <w:lang w:val="de-DE"/>
              </w:rPr>
            </w:pPr>
            <w:r w:rsidRPr="004576B7">
              <w:rPr>
                <w:lang w:val="de-DE"/>
              </w:rPr>
              <w:t>Alle Informationen werden in der Sprache des angemeldeten Benutzers ausgegeben</w:t>
            </w:r>
          </w:p>
          <w:p w14:paraId="338F2FAD" w14:textId="77777777" w:rsidR="008D7BDA" w:rsidRPr="004576B7" w:rsidRDefault="008D7BDA" w:rsidP="004576B7">
            <w:pPr>
              <w:tabs>
                <w:tab w:val="left" w:pos="5220"/>
              </w:tabs>
              <w:rPr>
                <w:lang w:val="de-DE"/>
              </w:rPr>
            </w:pPr>
          </w:p>
          <w:p w14:paraId="338F2FAE" w14:textId="77777777" w:rsidR="008D7BDA" w:rsidRPr="004576B7" w:rsidRDefault="008D7BDA" w:rsidP="004576B7">
            <w:pPr>
              <w:tabs>
                <w:tab w:val="left" w:pos="5220"/>
              </w:tabs>
              <w:rPr>
                <w:color w:val="FF0000"/>
                <w:lang w:val="de-DE"/>
              </w:rPr>
            </w:pPr>
            <w:r w:rsidRPr="004576B7">
              <w:rPr>
                <w:color w:val="FF0000"/>
                <w:lang w:val="de-DE"/>
              </w:rPr>
              <w:t>Rote Felder werden immer angedruckt – schwarze nur wenn Informationen vorhanden sind</w:t>
            </w:r>
          </w:p>
          <w:p w14:paraId="338F2FAF" w14:textId="77777777" w:rsidR="008D7BDA" w:rsidRPr="004576B7" w:rsidRDefault="008D7BDA" w:rsidP="004576B7">
            <w:pPr>
              <w:tabs>
                <w:tab w:val="left" w:pos="5220"/>
              </w:tabs>
              <w:rPr>
                <w:lang w:val="de-DE"/>
              </w:rPr>
            </w:pPr>
          </w:p>
          <w:p w14:paraId="338F2FB0" w14:textId="77777777" w:rsidR="008D7BDA" w:rsidRPr="004576B7" w:rsidRDefault="008D7BDA" w:rsidP="004576B7">
            <w:pPr>
              <w:tabs>
                <w:tab w:val="left" w:pos="5220"/>
              </w:tabs>
              <w:rPr>
                <w:lang w:val="de-DE"/>
              </w:rPr>
            </w:pPr>
            <w:r w:rsidRPr="004576B7">
              <w:rPr>
                <w:lang w:val="de-DE"/>
              </w:rPr>
              <w:t>Checkboxen werden „übersetzt“:</w:t>
            </w:r>
          </w:p>
          <w:p w14:paraId="338F2FB1" w14:textId="77777777" w:rsidR="008D7BDA" w:rsidRPr="004576B7" w:rsidRDefault="008D7BDA" w:rsidP="004576B7">
            <w:pPr>
              <w:pStyle w:val="ListParagraph"/>
              <w:numPr>
                <w:ilvl w:val="0"/>
                <w:numId w:val="22"/>
              </w:numPr>
              <w:tabs>
                <w:tab w:val="left" w:pos="5220"/>
              </w:tabs>
              <w:rPr>
                <w:lang w:val="de-DE"/>
              </w:rPr>
            </w:pPr>
            <w:r w:rsidRPr="004576B7">
              <w:rPr>
                <w:lang w:val="de-DE"/>
              </w:rPr>
              <w:t>True = ja (in entsprechender Benutzersprache)</w:t>
            </w:r>
          </w:p>
          <w:p w14:paraId="338F2FB2" w14:textId="77777777" w:rsidR="008D7BDA" w:rsidRPr="004576B7" w:rsidRDefault="008D7BDA" w:rsidP="004576B7">
            <w:pPr>
              <w:pStyle w:val="ListParagraph"/>
              <w:numPr>
                <w:ilvl w:val="0"/>
                <w:numId w:val="22"/>
              </w:numPr>
              <w:tabs>
                <w:tab w:val="left" w:pos="5220"/>
              </w:tabs>
              <w:rPr>
                <w:lang w:val="de-DE"/>
              </w:rPr>
            </w:pPr>
            <w:r w:rsidRPr="004576B7">
              <w:rPr>
                <w:lang w:val="de-DE"/>
              </w:rPr>
              <w:t>False = nein (in entsprechender Benutzersprache)</w:t>
            </w:r>
          </w:p>
          <w:p w14:paraId="338F2FB3" w14:textId="77777777" w:rsidR="008D7BDA" w:rsidRPr="004576B7" w:rsidRDefault="008D7BDA" w:rsidP="004576B7">
            <w:pPr>
              <w:tabs>
                <w:tab w:val="left" w:pos="5220"/>
              </w:tabs>
              <w:rPr>
                <w:lang w:val="de-DE"/>
              </w:rPr>
            </w:pPr>
          </w:p>
          <w:p w14:paraId="338F2FB4" w14:textId="77777777" w:rsidR="008D7BDA" w:rsidRPr="004576B7" w:rsidRDefault="008D7BDA" w:rsidP="004576B7">
            <w:pPr>
              <w:tabs>
                <w:tab w:val="left" w:pos="5220"/>
              </w:tabs>
              <w:rPr>
                <w:lang w:val="de-DE"/>
              </w:rPr>
            </w:pPr>
          </w:p>
          <w:p w14:paraId="338F2FB5" w14:textId="77777777" w:rsidR="008D7BDA" w:rsidRPr="004576B7" w:rsidRDefault="008D7BDA" w:rsidP="008D7BDA">
            <w:pPr>
              <w:rPr>
                <w:b/>
                <w:lang w:val="de-DE"/>
              </w:rPr>
            </w:pPr>
            <w:r w:rsidRPr="004576B7">
              <w:rPr>
                <w:b/>
                <w:lang w:val="de-DE"/>
              </w:rPr>
              <w:t>Reservation bestätigen</w:t>
            </w:r>
          </w:p>
          <w:p w14:paraId="338F2FB6" w14:textId="77777777" w:rsidR="008D7BDA" w:rsidRPr="004576B7" w:rsidRDefault="008D7BDA" w:rsidP="004576B7">
            <w:pPr>
              <w:pStyle w:val="ListParagraph"/>
              <w:numPr>
                <w:ilvl w:val="0"/>
                <w:numId w:val="23"/>
              </w:numPr>
              <w:tabs>
                <w:tab w:val="left" w:pos="5220"/>
              </w:tabs>
              <w:rPr>
                <w:lang w:val="de-DE"/>
              </w:rPr>
            </w:pPr>
            <w:r w:rsidRPr="004576B7">
              <w:rPr>
                <w:lang w:val="de-DE"/>
              </w:rPr>
              <w:t>Speichert Reservation definitiv (System Reservation wird umgewandelt)</w:t>
            </w:r>
          </w:p>
          <w:p w14:paraId="338F2FB7" w14:textId="77777777" w:rsidR="008D7BDA" w:rsidRPr="004576B7" w:rsidRDefault="008D7BDA" w:rsidP="004576B7">
            <w:pPr>
              <w:pStyle w:val="ListParagraph"/>
              <w:numPr>
                <w:ilvl w:val="0"/>
                <w:numId w:val="23"/>
              </w:numPr>
              <w:tabs>
                <w:tab w:val="left" w:pos="5220"/>
              </w:tabs>
              <w:rPr>
                <w:lang w:val="de-DE"/>
              </w:rPr>
            </w:pPr>
            <w:r w:rsidRPr="004576B7">
              <w:rPr>
                <w:lang w:val="de-DE"/>
              </w:rPr>
              <w:t>Wechselt zur Zielseite (Standard Einstellungen im Profil PF 302 )</w:t>
            </w:r>
          </w:p>
          <w:p w14:paraId="338F2FB8" w14:textId="77777777" w:rsidR="008D7BDA" w:rsidRPr="004576B7" w:rsidRDefault="008D7BDA" w:rsidP="004576B7">
            <w:pPr>
              <w:pStyle w:val="ListParagraph"/>
              <w:numPr>
                <w:ilvl w:val="0"/>
                <w:numId w:val="23"/>
              </w:numPr>
              <w:tabs>
                <w:tab w:val="left" w:pos="5220"/>
              </w:tabs>
              <w:rPr>
                <w:lang w:val="de-DE"/>
              </w:rPr>
            </w:pPr>
            <w:r w:rsidRPr="004576B7">
              <w:rPr>
                <w:lang w:val="de-DE"/>
              </w:rPr>
              <w:t>zeigt Reservationsbestätigung im Action Panel.</w:t>
            </w:r>
          </w:p>
          <w:p w14:paraId="338F2FB9" w14:textId="77777777" w:rsidR="008D7BDA" w:rsidRPr="004576B7" w:rsidRDefault="008D7BDA" w:rsidP="008D7BDA">
            <w:pPr>
              <w:rPr>
                <w:lang w:val="de-DE"/>
              </w:rPr>
            </w:pPr>
          </w:p>
          <w:p w14:paraId="338F2FBA" w14:textId="77777777" w:rsidR="0068657D" w:rsidRPr="004576B7" w:rsidRDefault="00C16C52" w:rsidP="004576B7">
            <w:pPr>
              <w:shd w:val="clear" w:color="auto" w:fill="000080"/>
              <w:rPr>
                <w:b/>
                <w:lang w:val="de-DE"/>
              </w:rPr>
            </w:pPr>
            <w:r w:rsidRPr="004576B7">
              <w:rPr>
                <w:b/>
                <w:lang w:val="de-DE"/>
              </w:rPr>
              <w:t>Notifikation</w:t>
            </w:r>
          </w:p>
          <w:p w14:paraId="338F2FBB" w14:textId="77777777" w:rsidR="0068657D" w:rsidRPr="004576B7" w:rsidRDefault="0068657D" w:rsidP="004576B7">
            <w:pPr>
              <w:pStyle w:val="ListParagraph"/>
              <w:numPr>
                <w:ilvl w:val="0"/>
                <w:numId w:val="30"/>
              </w:numPr>
              <w:tabs>
                <w:tab w:val="left" w:pos="5220"/>
              </w:tabs>
              <w:rPr>
                <w:lang w:val="de-DE"/>
              </w:rPr>
            </w:pPr>
            <w:commentRangeStart w:id="37"/>
            <w:r w:rsidRPr="004576B7">
              <w:rPr>
                <w:lang w:val="de-DE"/>
              </w:rPr>
              <w:t>Notifikationen</w:t>
            </w:r>
            <w:commentRangeEnd w:id="37"/>
            <w:r>
              <w:rPr>
                <w:rStyle w:val="CommentReference"/>
              </w:rPr>
              <w:commentReference w:id="37"/>
            </w:r>
            <w:r w:rsidRPr="004576B7">
              <w:rPr>
                <w:lang w:val="de-DE"/>
              </w:rPr>
              <w:t xml:space="preserve"> werden verschickt </w:t>
            </w:r>
          </w:p>
          <w:p w14:paraId="338F2FBC" w14:textId="77777777" w:rsidR="0068657D" w:rsidRPr="004576B7" w:rsidRDefault="0068657D" w:rsidP="004576B7">
            <w:pPr>
              <w:pStyle w:val="ListParagraph"/>
              <w:numPr>
                <w:ilvl w:val="1"/>
                <w:numId w:val="30"/>
              </w:numPr>
              <w:tabs>
                <w:tab w:val="left" w:pos="5220"/>
              </w:tabs>
              <w:rPr>
                <w:lang w:val="de-DE"/>
              </w:rPr>
            </w:pPr>
            <w:r w:rsidRPr="004576B7">
              <w:rPr>
                <w:lang w:val="de-DE"/>
              </w:rPr>
              <w:t>Ersteller</w:t>
            </w:r>
          </w:p>
          <w:p w14:paraId="338F2FBD" w14:textId="77777777" w:rsidR="0068657D" w:rsidRPr="004576B7" w:rsidRDefault="0068657D" w:rsidP="004576B7">
            <w:pPr>
              <w:pStyle w:val="ListParagraph"/>
              <w:numPr>
                <w:ilvl w:val="1"/>
                <w:numId w:val="30"/>
              </w:numPr>
              <w:tabs>
                <w:tab w:val="left" w:pos="5220"/>
              </w:tabs>
              <w:rPr>
                <w:lang w:val="de-DE"/>
              </w:rPr>
            </w:pPr>
            <w:r w:rsidRPr="004576B7">
              <w:rPr>
                <w:lang w:val="de-DE"/>
              </w:rPr>
              <w:t>Organisator</w:t>
            </w:r>
          </w:p>
          <w:p w14:paraId="338F2FBE" w14:textId="77777777" w:rsidR="0068657D" w:rsidRPr="004576B7" w:rsidRDefault="0068657D" w:rsidP="004576B7">
            <w:pPr>
              <w:pStyle w:val="ListParagraph"/>
              <w:numPr>
                <w:ilvl w:val="1"/>
                <w:numId w:val="30"/>
              </w:numPr>
              <w:tabs>
                <w:tab w:val="left" w:pos="5220"/>
              </w:tabs>
              <w:rPr>
                <w:lang w:val="de-DE"/>
              </w:rPr>
            </w:pPr>
            <w:r w:rsidRPr="004576B7">
              <w:rPr>
                <w:lang w:val="de-DE"/>
              </w:rPr>
              <w:t>bei DL Bestellungen an Dienstleister</w:t>
            </w:r>
          </w:p>
          <w:p w14:paraId="338F2FBF" w14:textId="77777777" w:rsidR="0068657D" w:rsidRPr="004576B7" w:rsidRDefault="0068657D" w:rsidP="004576B7">
            <w:pPr>
              <w:pStyle w:val="ListParagraph"/>
              <w:numPr>
                <w:ilvl w:val="1"/>
                <w:numId w:val="30"/>
              </w:numPr>
              <w:tabs>
                <w:tab w:val="left" w:pos="5220"/>
              </w:tabs>
              <w:rPr>
                <w:lang w:val="de-DE"/>
              </w:rPr>
            </w:pPr>
            <w:r w:rsidRPr="004576B7">
              <w:rPr>
                <w:lang w:val="de-DE"/>
              </w:rPr>
              <w:t>bei Ressourcenbestellung der Owner der Ressource</w:t>
            </w:r>
          </w:p>
          <w:p w14:paraId="338F2FC0" w14:textId="77777777" w:rsidR="0068657D" w:rsidRPr="004576B7" w:rsidRDefault="0068657D" w:rsidP="004576B7">
            <w:pPr>
              <w:pStyle w:val="ListParagraph"/>
              <w:tabs>
                <w:tab w:val="left" w:pos="5220"/>
              </w:tabs>
              <w:ind w:left="1440"/>
              <w:rPr>
                <w:lang w:val="de-DE"/>
              </w:rPr>
            </w:pPr>
          </w:p>
          <w:p w14:paraId="338F2FC1" w14:textId="77777777" w:rsidR="0068657D" w:rsidRPr="004576B7" w:rsidRDefault="0068657D" w:rsidP="004576B7">
            <w:pPr>
              <w:pStyle w:val="ListParagraph"/>
              <w:tabs>
                <w:tab w:val="left" w:pos="5220"/>
              </w:tabs>
              <w:ind w:left="1440"/>
              <w:rPr>
                <w:b/>
                <w:lang w:val="de-DE"/>
              </w:rPr>
            </w:pPr>
            <w:r w:rsidRPr="004576B7">
              <w:rPr>
                <w:b/>
                <w:lang w:val="de-DE"/>
              </w:rPr>
              <w:t>Beachten: Matrix im Anhang der Notifikation. Dieser zeigt, bei welcher Modifikation welche Ansprechgruppe informiert wird.</w:t>
            </w:r>
          </w:p>
          <w:p w14:paraId="338F2FC2" w14:textId="77777777" w:rsidR="0068657D" w:rsidRPr="004576B7" w:rsidRDefault="0068657D" w:rsidP="004576B7">
            <w:pPr>
              <w:pStyle w:val="ListParagraph"/>
              <w:tabs>
                <w:tab w:val="left" w:pos="5220"/>
              </w:tabs>
              <w:ind w:left="1440"/>
              <w:rPr>
                <w:lang w:val="de-DE"/>
              </w:rPr>
            </w:pPr>
          </w:p>
          <w:p w14:paraId="338F2FC3" w14:textId="77777777" w:rsidR="0068657D" w:rsidRPr="004576B7" w:rsidRDefault="0068657D" w:rsidP="004576B7">
            <w:pPr>
              <w:pStyle w:val="ListParagraph"/>
              <w:tabs>
                <w:tab w:val="left" w:pos="5220"/>
              </w:tabs>
              <w:ind w:left="1440"/>
              <w:rPr>
                <w:b/>
                <w:lang w:val="de-DE"/>
              </w:rPr>
            </w:pPr>
            <w:r w:rsidRPr="004576B7">
              <w:rPr>
                <w:b/>
                <w:lang w:val="de-DE"/>
              </w:rPr>
              <w:t>Notifikation Unterdrückung</w:t>
            </w:r>
          </w:p>
          <w:p w14:paraId="338F2FC4" w14:textId="77777777" w:rsidR="0068657D" w:rsidRPr="004576B7" w:rsidRDefault="0068657D" w:rsidP="004576B7">
            <w:pPr>
              <w:pStyle w:val="ListParagraph"/>
              <w:tabs>
                <w:tab w:val="left" w:pos="5220"/>
              </w:tabs>
              <w:ind w:left="1440"/>
              <w:rPr>
                <w:lang w:val="de-DE"/>
              </w:rPr>
            </w:pPr>
            <w:r w:rsidRPr="004576B7">
              <w:rPr>
                <w:lang w:val="de-DE"/>
              </w:rPr>
              <w:t>Diese erscheint wie in Schritt 6 visualisiert. Per Standard sind die Checkboxen geklickt, was bedeutet, dass die Notifikationen, wie im Profil hinterlegt versendet werden sollen. Wird die Checkbox entfernt, wird das Profil übersteuert und keine Notifkation versendet (gilt nur für Organisator und Ersteller)</w:t>
            </w:r>
          </w:p>
          <w:p w14:paraId="338F2FC5" w14:textId="77777777" w:rsidR="0068657D" w:rsidRPr="004576B7" w:rsidRDefault="0068657D" w:rsidP="008D7BDA">
            <w:pPr>
              <w:rPr>
                <w:lang w:val="de-DE"/>
              </w:rPr>
            </w:pPr>
          </w:p>
          <w:p w14:paraId="338F2FC6" w14:textId="77777777" w:rsidR="008D7BDA" w:rsidRPr="004576B7" w:rsidRDefault="008D7BDA" w:rsidP="008D7BDA">
            <w:pPr>
              <w:rPr>
                <w:b/>
                <w:lang w:val="de-DE"/>
              </w:rPr>
            </w:pPr>
            <w:r w:rsidRPr="004576B7">
              <w:rPr>
                <w:b/>
                <w:lang w:val="de-DE"/>
              </w:rPr>
              <w:t>Bearbeiten</w:t>
            </w:r>
          </w:p>
          <w:p w14:paraId="338F2FC7" w14:textId="77777777" w:rsidR="008D7BDA" w:rsidRPr="004576B7" w:rsidRDefault="008D7BDA" w:rsidP="008D7BDA">
            <w:pPr>
              <w:rPr>
                <w:lang w:val="de-DE"/>
              </w:rPr>
            </w:pPr>
            <w:r w:rsidRPr="004576B7">
              <w:rPr>
                <w:lang w:val="de-DE"/>
              </w:rPr>
              <w:t>Wechselt zurück zu Schritt 5</w:t>
            </w:r>
          </w:p>
          <w:p w14:paraId="338F2FC8" w14:textId="77777777" w:rsidR="008D7BDA" w:rsidRPr="004576B7" w:rsidRDefault="008D7BDA" w:rsidP="008D7BDA">
            <w:pPr>
              <w:rPr>
                <w:lang w:val="de-DE"/>
              </w:rPr>
            </w:pPr>
          </w:p>
          <w:p w14:paraId="338F2FC9" w14:textId="77777777" w:rsidR="008D7BDA" w:rsidRPr="004576B7" w:rsidRDefault="008D7BDA" w:rsidP="008D7BDA">
            <w:pPr>
              <w:rPr>
                <w:b/>
                <w:lang w:val="de-DE"/>
              </w:rPr>
            </w:pPr>
            <w:r w:rsidRPr="004576B7">
              <w:rPr>
                <w:b/>
                <w:lang w:val="de-DE"/>
              </w:rPr>
              <w:t>Drucken</w:t>
            </w:r>
          </w:p>
          <w:p w14:paraId="338F2FCA" w14:textId="77777777" w:rsidR="008D7BDA" w:rsidRPr="004576B7" w:rsidRDefault="008D7BDA" w:rsidP="008D7BDA">
            <w:pPr>
              <w:rPr>
                <w:lang w:val="de-DE"/>
              </w:rPr>
            </w:pPr>
            <w:r w:rsidRPr="004576B7">
              <w:rPr>
                <w:lang w:val="de-DE"/>
              </w:rPr>
              <w:t>Druckt die Reservationszusammenfassung ohne Sidepanel, Hauptnavigation, Tabs und Buttons aus.</w:t>
            </w:r>
          </w:p>
          <w:p w14:paraId="338F2FCB" w14:textId="77777777" w:rsidR="008D7BDA" w:rsidRPr="004576B7" w:rsidRDefault="008D7BDA" w:rsidP="008D7BDA">
            <w:pPr>
              <w:rPr>
                <w:lang w:val="de-DE"/>
              </w:rPr>
            </w:pPr>
          </w:p>
          <w:p w14:paraId="338F2FCC" w14:textId="77777777" w:rsidR="008D7BDA" w:rsidRPr="004576B7" w:rsidRDefault="008D7BDA" w:rsidP="008D7BDA">
            <w:pPr>
              <w:rPr>
                <w:b/>
                <w:lang w:val="de-DE"/>
              </w:rPr>
            </w:pPr>
            <w:r w:rsidRPr="004576B7">
              <w:rPr>
                <w:b/>
                <w:lang w:val="de-DE"/>
              </w:rPr>
              <w:t>Abbrechen</w:t>
            </w:r>
          </w:p>
          <w:p w14:paraId="338F2FCD" w14:textId="77777777" w:rsidR="008D7BDA" w:rsidRPr="004576B7" w:rsidRDefault="008D7BDA" w:rsidP="004576B7">
            <w:pPr>
              <w:pStyle w:val="ListParagraph"/>
              <w:numPr>
                <w:ilvl w:val="0"/>
                <w:numId w:val="20"/>
              </w:numPr>
              <w:tabs>
                <w:tab w:val="left" w:pos="5220"/>
              </w:tabs>
              <w:rPr>
                <w:lang w:val="de-DE"/>
              </w:rPr>
            </w:pPr>
            <w:r w:rsidRPr="004576B7">
              <w:rPr>
                <w:lang w:val="de-DE"/>
              </w:rPr>
              <w:t>Bricht Reservationsvorgang ab – wechselt zur letzten Seite (in diesem Fall zu den Suchresultaten).</w:t>
            </w:r>
          </w:p>
          <w:p w14:paraId="338F2FCE" w14:textId="77777777" w:rsidR="008D7BDA" w:rsidRPr="004576B7" w:rsidRDefault="008D7BDA" w:rsidP="004576B7">
            <w:pPr>
              <w:pStyle w:val="ListParagraph"/>
              <w:numPr>
                <w:ilvl w:val="0"/>
                <w:numId w:val="20"/>
              </w:numPr>
              <w:tabs>
                <w:tab w:val="left" w:pos="5220"/>
              </w:tabs>
              <w:rPr>
                <w:lang w:val="de-DE"/>
              </w:rPr>
            </w:pPr>
            <w:r w:rsidRPr="004576B7">
              <w:rPr>
                <w:lang w:val="de-DE"/>
              </w:rPr>
              <w:t>Locking der Ressource wird aufgehoben (Systemreservation entfernt)</w:t>
            </w:r>
          </w:p>
        </w:tc>
      </w:tr>
      <w:tr w:rsidR="00076A26" w14:paraId="338F2FD3" w14:textId="77777777" w:rsidTr="004576B7">
        <w:tc>
          <w:tcPr>
            <w:tcW w:w="9606" w:type="dxa"/>
            <w:gridSpan w:val="2"/>
          </w:tcPr>
          <w:p w14:paraId="338F2FD0" w14:textId="77777777" w:rsidR="00C83946" w:rsidRPr="004576B7" w:rsidRDefault="00C83946" w:rsidP="004B57DA">
            <w:pPr>
              <w:rPr>
                <w:lang w:val="de-DE"/>
              </w:rPr>
            </w:pPr>
            <w:r w:rsidRPr="004576B7">
              <w:rPr>
                <w:lang w:val="de-DE"/>
              </w:rPr>
              <w:t>Statt „Kofpdaten“ muss „Allgemein“ stehen.</w:t>
            </w:r>
          </w:p>
          <w:p w14:paraId="338F2FD1" w14:textId="77777777" w:rsidR="00076A26" w:rsidRPr="004576B7" w:rsidRDefault="008C6D89" w:rsidP="004B57DA">
            <w:pPr>
              <w:rPr>
                <w:lang w:val="de-DE"/>
              </w:rPr>
            </w:pPr>
            <w:r>
              <w:rPr>
                <w:noProof/>
                <w:lang w:val="de-CH" w:eastAsia="de-CH"/>
              </w:rPr>
              <w:drawing>
                <wp:inline distT="0" distB="0" distL="0" distR="0" wp14:anchorId="338F3010" wp14:editId="338F3011">
                  <wp:extent cx="5941060" cy="4768215"/>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1060" cy="4768215"/>
                          </a:xfrm>
                          <a:prstGeom prst="rect">
                            <a:avLst/>
                          </a:prstGeom>
                          <a:noFill/>
                          <a:ln w="9525">
                            <a:noFill/>
                            <a:miter lim="800000"/>
                            <a:headEnd/>
                            <a:tailEnd/>
                          </a:ln>
                        </pic:spPr>
                      </pic:pic>
                    </a:graphicData>
                  </a:graphic>
                </wp:inline>
              </w:drawing>
            </w:r>
          </w:p>
          <w:p w14:paraId="338F2FD2" w14:textId="77777777" w:rsidR="00076A26" w:rsidRPr="004576B7" w:rsidRDefault="00076A26" w:rsidP="004B57DA">
            <w:pPr>
              <w:rPr>
                <w:lang w:val="de-DE"/>
              </w:rPr>
            </w:pPr>
          </w:p>
        </w:tc>
      </w:tr>
    </w:tbl>
    <w:p w14:paraId="338F2FD4" w14:textId="77777777" w:rsidR="00076A26" w:rsidRDefault="00076A26" w:rsidP="00076A26">
      <w:pPr>
        <w:rPr>
          <w:lang w:val="de-CH"/>
        </w:rPr>
      </w:pPr>
    </w:p>
    <w:p w14:paraId="338F2FD5" w14:textId="77777777" w:rsidR="00C16C52" w:rsidRDefault="001F4734" w:rsidP="00C16C52">
      <w:pPr>
        <w:pStyle w:val="Heading1"/>
        <w:rPr>
          <w:lang w:val="de-CH"/>
        </w:rPr>
      </w:pPr>
      <w:r>
        <w:rPr>
          <w:lang w:val="de-CH"/>
        </w:rPr>
        <w:br w:type="page"/>
      </w:r>
    </w:p>
    <w:p w14:paraId="338F2FD6" w14:textId="77777777" w:rsidR="00DC0ADE" w:rsidRDefault="00DC0ADE" w:rsidP="00DC0ADE">
      <w:pPr>
        <w:pStyle w:val="Heading1"/>
        <w:rPr>
          <w:lang w:val="de-CH"/>
        </w:rPr>
      </w:pPr>
    </w:p>
    <w:p w14:paraId="338F2FD7" w14:textId="77777777" w:rsidR="00BA575F" w:rsidRDefault="00BA575F" w:rsidP="00BA575F">
      <w:pPr>
        <w:pStyle w:val="Heading1"/>
        <w:rPr>
          <w:lang w:val="de-CH"/>
        </w:rPr>
      </w:pPr>
      <w:r>
        <w:rPr>
          <w:lang w:val="de-CH"/>
        </w:rPr>
        <w:t>Anhang:</w:t>
      </w:r>
    </w:p>
    <w:p w14:paraId="338F2FD8" w14:textId="77777777" w:rsidR="00BA575F" w:rsidRDefault="00BA575F" w:rsidP="00DC0ADE">
      <w:pPr>
        <w:tabs>
          <w:tab w:val="left" w:pos="567"/>
        </w:tabs>
        <w:jc w:val="both"/>
        <w:rPr>
          <w:lang w:val="de-CH"/>
        </w:rPr>
      </w:pPr>
    </w:p>
    <w:p w14:paraId="338F2FD9" w14:textId="77777777" w:rsidR="00DC0ADE" w:rsidRDefault="00DC0ADE" w:rsidP="00DC0ADE">
      <w:pPr>
        <w:tabs>
          <w:tab w:val="left" w:pos="567"/>
        </w:tabs>
        <w:jc w:val="both"/>
        <w:rPr>
          <w:lang w:val="de-CH"/>
        </w:rPr>
      </w:pPr>
    </w:p>
    <w:p w14:paraId="338F2FDA" w14:textId="77777777" w:rsidR="00DC0ADE" w:rsidRPr="00E1107A" w:rsidRDefault="00DC0ADE" w:rsidP="00DC0ADE">
      <w:pPr>
        <w:tabs>
          <w:tab w:val="left" w:pos="567"/>
        </w:tabs>
        <w:jc w:val="both"/>
        <w:rPr>
          <w:b/>
          <w:lang w:val="de-CH"/>
        </w:rPr>
      </w:pPr>
      <w:r w:rsidRPr="00E1107A">
        <w:rPr>
          <w:b/>
          <w:lang w:val="de-CH"/>
        </w:rPr>
        <w:t>Änderungsverlauf</w:t>
      </w:r>
    </w:p>
    <w:p w14:paraId="338F2FDB" w14:textId="77777777" w:rsidR="00DC0ADE" w:rsidRPr="000B2AF1" w:rsidRDefault="00DC0ADE" w:rsidP="00DC0ADE">
      <w:pPr>
        <w:rPr>
          <w:b/>
        </w:rPr>
      </w:pPr>
    </w:p>
    <w:tbl>
      <w:tblPr>
        <w:tblW w:w="9356" w:type="dxa"/>
        <w:tblInd w:w="108" w:type="dxa"/>
        <w:tblLayout w:type="fixed"/>
        <w:tblLook w:val="01E0" w:firstRow="1" w:lastRow="1" w:firstColumn="1" w:lastColumn="1" w:noHBand="0" w:noVBand="0"/>
      </w:tblPr>
      <w:tblGrid>
        <w:gridCol w:w="898"/>
        <w:gridCol w:w="1620"/>
        <w:gridCol w:w="2018"/>
        <w:gridCol w:w="4820"/>
      </w:tblGrid>
      <w:tr w:rsidR="00DC0ADE" w:rsidRPr="000B2AF1" w14:paraId="338F2FE0" w14:textId="77777777" w:rsidTr="00DC0ADE">
        <w:tc>
          <w:tcPr>
            <w:tcW w:w="898" w:type="dxa"/>
          </w:tcPr>
          <w:p w14:paraId="338F2FDC" w14:textId="77777777" w:rsidR="00DC0ADE" w:rsidRPr="000B2AF1" w:rsidRDefault="00DC0ADE" w:rsidP="00DC0ADE">
            <w:pPr>
              <w:pStyle w:val="Titelklein"/>
              <w:rPr>
                <w:rFonts w:cs="Arial"/>
              </w:rPr>
            </w:pPr>
            <w:r w:rsidRPr="000B2AF1">
              <w:rPr>
                <w:rFonts w:cs="Arial"/>
              </w:rPr>
              <w:t>Version</w:t>
            </w:r>
          </w:p>
        </w:tc>
        <w:tc>
          <w:tcPr>
            <w:tcW w:w="1620" w:type="dxa"/>
          </w:tcPr>
          <w:p w14:paraId="338F2FDD" w14:textId="77777777" w:rsidR="00DC0ADE" w:rsidRPr="000B2AF1" w:rsidRDefault="00DC0ADE" w:rsidP="00DC0ADE">
            <w:pPr>
              <w:pStyle w:val="Titelklein"/>
              <w:rPr>
                <w:rFonts w:cs="Arial"/>
                <w:lang w:eastAsia="en-US"/>
              </w:rPr>
            </w:pPr>
            <w:r w:rsidRPr="000B2AF1">
              <w:rPr>
                <w:rFonts w:cs="Arial"/>
                <w:lang w:eastAsia="en-US"/>
              </w:rPr>
              <w:t>Datum</w:t>
            </w:r>
          </w:p>
        </w:tc>
        <w:tc>
          <w:tcPr>
            <w:tcW w:w="2018" w:type="dxa"/>
          </w:tcPr>
          <w:p w14:paraId="338F2FDE" w14:textId="77777777" w:rsidR="00DC0ADE" w:rsidRPr="000B2AF1" w:rsidRDefault="00DC0ADE" w:rsidP="00DC0ADE">
            <w:pPr>
              <w:pStyle w:val="Titelklein"/>
              <w:rPr>
                <w:rFonts w:cs="Arial"/>
                <w:lang w:eastAsia="en-US"/>
              </w:rPr>
            </w:pPr>
            <w:r w:rsidRPr="000B2AF1">
              <w:rPr>
                <w:rFonts w:cs="Arial"/>
                <w:lang w:eastAsia="en-US"/>
              </w:rPr>
              <w:t>Ausführende Stelle</w:t>
            </w:r>
          </w:p>
        </w:tc>
        <w:tc>
          <w:tcPr>
            <w:tcW w:w="4820" w:type="dxa"/>
          </w:tcPr>
          <w:p w14:paraId="338F2FDF" w14:textId="77777777" w:rsidR="00DC0ADE" w:rsidRPr="000B2AF1" w:rsidRDefault="00DC0ADE" w:rsidP="00DC0ADE">
            <w:pPr>
              <w:pStyle w:val="Titelklein"/>
              <w:rPr>
                <w:rFonts w:cs="Arial"/>
                <w:lang w:eastAsia="en-US"/>
              </w:rPr>
            </w:pPr>
            <w:r w:rsidRPr="000B2AF1">
              <w:rPr>
                <w:rFonts w:cs="Arial"/>
                <w:lang w:eastAsia="en-US"/>
              </w:rPr>
              <w:t>Bemerkungen</w:t>
            </w:r>
          </w:p>
        </w:tc>
      </w:tr>
      <w:tr w:rsidR="00DC0ADE" w:rsidRPr="0017361C" w14:paraId="338F2FE5" w14:textId="77777777" w:rsidTr="00DC0ADE">
        <w:tc>
          <w:tcPr>
            <w:tcW w:w="898" w:type="dxa"/>
          </w:tcPr>
          <w:p w14:paraId="338F2FE1" w14:textId="77777777" w:rsidR="00DC0ADE" w:rsidRPr="0017361C" w:rsidRDefault="00DC0ADE" w:rsidP="00DC0ADE">
            <w:pPr>
              <w:rPr>
                <w:sz w:val="18"/>
              </w:rPr>
            </w:pPr>
            <w:r w:rsidRPr="0017361C">
              <w:rPr>
                <w:sz w:val="18"/>
              </w:rPr>
              <w:t>1.0</w:t>
            </w:r>
          </w:p>
        </w:tc>
        <w:tc>
          <w:tcPr>
            <w:tcW w:w="1620" w:type="dxa"/>
          </w:tcPr>
          <w:p w14:paraId="338F2FE2" w14:textId="77777777" w:rsidR="00DC0ADE" w:rsidRPr="0017361C" w:rsidRDefault="0017361C" w:rsidP="0017361C">
            <w:pPr>
              <w:rPr>
                <w:sz w:val="18"/>
              </w:rPr>
            </w:pPr>
            <w:r>
              <w:rPr>
                <w:sz w:val="18"/>
              </w:rPr>
              <w:t>02</w:t>
            </w:r>
            <w:r w:rsidR="00DF788D" w:rsidRPr="0017361C">
              <w:rPr>
                <w:sz w:val="18"/>
              </w:rPr>
              <w:t>.</w:t>
            </w:r>
            <w:r>
              <w:rPr>
                <w:sz w:val="18"/>
              </w:rPr>
              <w:t>03</w:t>
            </w:r>
            <w:r w:rsidR="00DC0ADE" w:rsidRPr="0017361C">
              <w:rPr>
                <w:sz w:val="18"/>
              </w:rPr>
              <w:t>.2009</w:t>
            </w:r>
          </w:p>
        </w:tc>
        <w:tc>
          <w:tcPr>
            <w:tcW w:w="2018" w:type="dxa"/>
          </w:tcPr>
          <w:p w14:paraId="338F2FE3" w14:textId="77777777" w:rsidR="00DC0ADE" w:rsidRPr="0017361C" w:rsidRDefault="00DC0ADE" w:rsidP="00DC0ADE">
            <w:pPr>
              <w:rPr>
                <w:sz w:val="18"/>
              </w:rPr>
            </w:pPr>
            <w:r w:rsidRPr="0017361C">
              <w:rPr>
                <w:sz w:val="18"/>
              </w:rPr>
              <w:t>Tim Bänziger</w:t>
            </w:r>
          </w:p>
        </w:tc>
        <w:tc>
          <w:tcPr>
            <w:tcW w:w="4820" w:type="dxa"/>
          </w:tcPr>
          <w:p w14:paraId="338F2FE4" w14:textId="77777777" w:rsidR="00DC0ADE" w:rsidRPr="0017361C" w:rsidRDefault="0017361C" w:rsidP="00DC0ADE">
            <w:pPr>
              <w:rPr>
                <w:sz w:val="18"/>
              </w:rPr>
            </w:pPr>
            <w:r>
              <w:rPr>
                <w:sz w:val="18"/>
              </w:rPr>
              <w:t>Erster Entwurf</w:t>
            </w:r>
          </w:p>
        </w:tc>
      </w:tr>
      <w:tr w:rsidR="00DC0ADE" w:rsidRPr="008F19B5" w14:paraId="338F2FEA" w14:textId="77777777" w:rsidTr="00DC0ADE">
        <w:tc>
          <w:tcPr>
            <w:tcW w:w="898" w:type="dxa"/>
          </w:tcPr>
          <w:p w14:paraId="338F2FE6" w14:textId="77777777" w:rsidR="00DC0ADE" w:rsidRPr="0005559C" w:rsidRDefault="00A879A2" w:rsidP="00DC0ADE">
            <w:pPr>
              <w:rPr>
                <w:sz w:val="18"/>
              </w:rPr>
            </w:pPr>
            <w:r>
              <w:rPr>
                <w:sz w:val="18"/>
              </w:rPr>
              <w:t>1.1</w:t>
            </w:r>
          </w:p>
        </w:tc>
        <w:tc>
          <w:tcPr>
            <w:tcW w:w="1620" w:type="dxa"/>
          </w:tcPr>
          <w:p w14:paraId="338F2FE7" w14:textId="77777777" w:rsidR="00DC0ADE" w:rsidRPr="0005559C" w:rsidRDefault="00A879A2" w:rsidP="00DC0ADE">
            <w:pPr>
              <w:rPr>
                <w:sz w:val="18"/>
              </w:rPr>
            </w:pPr>
            <w:r>
              <w:rPr>
                <w:sz w:val="18"/>
              </w:rPr>
              <w:t>07.04.2009</w:t>
            </w:r>
          </w:p>
        </w:tc>
        <w:tc>
          <w:tcPr>
            <w:tcW w:w="2018" w:type="dxa"/>
          </w:tcPr>
          <w:p w14:paraId="338F2FE8" w14:textId="77777777" w:rsidR="00DC0ADE" w:rsidRPr="0005559C" w:rsidRDefault="00A879A2" w:rsidP="00DC0ADE">
            <w:pPr>
              <w:rPr>
                <w:sz w:val="18"/>
              </w:rPr>
            </w:pPr>
            <w:r>
              <w:rPr>
                <w:sz w:val="18"/>
              </w:rPr>
              <w:t>Tim Bänziger</w:t>
            </w:r>
          </w:p>
        </w:tc>
        <w:tc>
          <w:tcPr>
            <w:tcW w:w="4820" w:type="dxa"/>
          </w:tcPr>
          <w:p w14:paraId="338F2FE9" w14:textId="77777777" w:rsidR="00DC0ADE" w:rsidRPr="002841AB" w:rsidRDefault="00C16C52" w:rsidP="00DC0ADE">
            <w:pPr>
              <w:rPr>
                <w:sz w:val="18"/>
                <w:lang w:val="de-CH"/>
              </w:rPr>
            </w:pPr>
            <w:r w:rsidRPr="00C16C52">
              <w:rPr>
                <w:sz w:val="18"/>
                <w:lang w:val="de-CH"/>
              </w:rPr>
              <w:t>Anpassungen nach Inverview mit S. Rudin</w:t>
            </w:r>
          </w:p>
        </w:tc>
      </w:tr>
      <w:tr w:rsidR="00DC0ADE" w:rsidRPr="0005559C" w14:paraId="338F2FEF" w14:textId="77777777" w:rsidTr="00DC0ADE">
        <w:tc>
          <w:tcPr>
            <w:tcW w:w="898" w:type="dxa"/>
          </w:tcPr>
          <w:p w14:paraId="338F2FEB" w14:textId="77777777" w:rsidR="00DC0ADE" w:rsidRPr="0005559C" w:rsidRDefault="00250E2E" w:rsidP="00DC0ADE">
            <w:pPr>
              <w:rPr>
                <w:sz w:val="18"/>
              </w:rPr>
            </w:pPr>
            <w:r>
              <w:rPr>
                <w:sz w:val="18"/>
              </w:rPr>
              <w:t>1.2</w:t>
            </w:r>
          </w:p>
        </w:tc>
        <w:tc>
          <w:tcPr>
            <w:tcW w:w="1620" w:type="dxa"/>
          </w:tcPr>
          <w:p w14:paraId="338F2FEC" w14:textId="77777777" w:rsidR="00DC0ADE" w:rsidRPr="0005559C" w:rsidRDefault="00250E2E" w:rsidP="00DC0ADE">
            <w:pPr>
              <w:rPr>
                <w:sz w:val="18"/>
              </w:rPr>
            </w:pPr>
            <w:r>
              <w:rPr>
                <w:sz w:val="18"/>
              </w:rPr>
              <w:t>28.04.2009</w:t>
            </w:r>
          </w:p>
        </w:tc>
        <w:tc>
          <w:tcPr>
            <w:tcW w:w="2018" w:type="dxa"/>
          </w:tcPr>
          <w:p w14:paraId="338F2FED" w14:textId="77777777" w:rsidR="00DC0ADE" w:rsidRPr="0005559C" w:rsidRDefault="00250E2E" w:rsidP="00DC0ADE">
            <w:pPr>
              <w:rPr>
                <w:sz w:val="18"/>
              </w:rPr>
            </w:pPr>
            <w:r>
              <w:rPr>
                <w:sz w:val="18"/>
              </w:rPr>
              <w:t>Tim Bänziger</w:t>
            </w:r>
          </w:p>
        </w:tc>
        <w:tc>
          <w:tcPr>
            <w:tcW w:w="4820" w:type="dxa"/>
          </w:tcPr>
          <w:p w14:paraId="338F2FEE" w14:textId="77777777" w:rsidR="00DC0ADE" w:rsidRPr="0005559C" w:rsidRDefault="00250E2E" w:rsidP="00DC0ADE">
            <w:pPr>
              <w:rPr>
                <w:sz w:val="18"/>
              </w:rPr>
            </w:pPr>
            <w:r>
              <w:rPr>
                <w:sz w:val="18"/>
              </w:rPr>
              <w:t>Anpassungen nach 2. Interview</w:t>
            </w:r>
          </w:p>
        </w:tc>
      </w:tr>
      <w:tr w:rsidR="00DC0ADE" w:rsidRPr="008F19B5" w14:paraId="338F2FF4" w14:textId="77777777" w:rsidTr="00DC0ADE">
        <w:tc>
          <w:tcPr>
            <w:tcW w:w="898" w:type="dxa"/>
          </w:tcPr>
          <w:p w14:paraId="338F2FF0" w14:textId="77777777" w:rsidR="00DC0ADE" w:rsidRPr="0005559C" w:rsidRDefault="005868A5" w:rsidP="00DC0ADE">
            <w:pPr>
              <w:rPr>
                <w:sz w:val="18"/>
              </w:rPr>
            </w:pPr>
            <w:r>
              <w:rPr>
                <w:sz w:val="18"/>
              </w:rPr>
              <w:t>1.3</w:t>
            </w:r>
          </w:p>
        </w:tc>
        <w:tc>
          <w:tcPr>
            <w:tcW w:w="1620" w:type="dxa"/>
          </w:tcPr>
          <w:p w14:paraId="338F2FF1" w14:textId="77777777" w:rsidR="00DC0ADE" w:rsidRPr="0005559C" w:rsidRDefault="005868A5" w:rsidP="00DC0ADE">
            <w:pPr>
              <w:rPr>
                <w:sz w:val="18"/>
              </w:rPr>
            </w:pPr>
            <w:r>
              <w:rPr>
                <w:sz w:val="18"/>
              </w:rPr>
              <w:t>07.05.2009</w:t>
            </w:r>
          </w:p>
        </w:tc>
        <w:tc>
          <w:tcPr>
            <w:tcW w:w="2018" w:type="dxa"/>
          </w:tcPr>
          <w:p w14:paraId="338F2FF2" w14:textId="77777777" w:rsidR="00DC0ADE" w:rsidRPr="0005559C" w:rsidRDefault="005868A5" w:rsidP="00DC0ADE">
            <w:pPr>
              <w:rPr>
                <w:sz w:val="18"/>
              </w:rPr>
            </w:pPr>
            <w:r>
              <w:rPr>
                <w:sz w:val="18"/>
              </w:rPr>
              <w:t>Tim Bänziger</w:t>
            </w:r>
          </w:p>
        </w:tc>
        <w:tc>
          <w:tcPr>
            <w:tcW w:w="4820" w:type="dxa"/>
          </w:tcPr>
          <w:p w14:paraId="338F2FF3" w14:textId="77777777" w:rsidR="00DC0ADE" w:rsidRPr="002841AB" w:rsidRDefault="00C16C52" w:rsidP="00DC0ADE">
            <w:pPr>
              <w:rPr>
                <w:sz w:val="18"/>
                <w:lang w:val="de-CH"/>
              </w:rPr>
            </w:pPr>
            <w:r w:rsidRPr="00C16C52">
              <w:rPr>
                <w:sz w:val="18"/>
                <w:lang w:val="de-CH"/>
              </w:rPr>
              <w:t>Anpassungen auf Grund UC 107.001 - Notifikationen</w:t>
            </w:r>
          </w:p>
        </w:tc>
      </w:tr>
      <w:tr w:rsidR="00DC0ADE" w:rsidRPr="002841AB" w14:paraId="338F2FF9" w14:textId="77777777" w:rsidTr="00DC0ADE">
        <w:tc>
          <w:tcPr>
            <w:tcW w:w="898" w:type="dxa"/>
          </w:tcPr>
          <w:p w14:paraId="338F2FF5" w14:textId="77777777" w:rsidR="00DC0ADE" w:rsidRPr="002841AB" w:rsidRDefault="00D01258" w:rsidP="00DC0ADE">
            <w:pPr>
              <w:rPr>
                <w:sz w:val="18"/>
                <w:lang w:val="de-CH"/>
              </w:rPr>
            </w:pPr>
            <w:r>
              <w:rPr>
                <w:sz w:val="18"/>
                <w:lang w:val="de-CH"/>
              </w:rPr>
              <w:t>1.4</w:t>
            </w:r>
          </w:p>
        </w:tc>
        <w:tc>
          <w:tcPr>
            <w:tcW w:w="1620" w:type="dxa"/>
          </w:tcPr>
          <w:p w14:paraId="338F2FF6" w14:textId="77777777" w:rsidR="00DC0ADE" w:rsidRPr="002841AB" w:rsidRDefault="00D01258" w:rsidP="00DC0ADE">
            <w:pPr>
              <w:rPr>
                <w:sz w:val="18"/>
                <w:lang w:val="de-CH"/>
              </w:rPr>
            </w:pPr>
            <w:r>
              <w:rPr>
                <w:sz w:val="18"/>
                <w:lang w:val="de-CH"/>
              </w:rPr>
              <w:t>16.06.2009</w:t>
            </w:r>
          </w:p>
        </w:tc>
        <w:tc>
          <w:tcPr>
            <w:tcW w:w="2018" w:type="dxa"/>
          </w:tcPr>
          <w:p w14:paraId="338F2FF7" w14:textId="77777777" w:rsidR="00DC0ADE" w:rsidRPr="002841AB" w:rsidRDefault="00D01258" w:rsidP="00DC0ADE">
            <w:pPr>
              <w:rPr>
                <w:sz w:val="18"/>
                <w:lang w:val="de-CH"/>
              </w:rPr>
            </w:pPr>
            <w:r>
              <w:rPr>
                <w:sz w:val="18"/>
                <w:lang w:val="de-CH"/>
              </w:rPr>
              <w:t>Tim Bänziger</w:t>
            </w:r>
          </w:p>
        </w:tc>
        <w:tc>
          <w:tcPr>
            <w:tcW w:w="4820" w:type="dxa"/>
          </w:tcPr>
          <w:p w14:paraId="338F2FF8" w14:textId="77777777" w:rsidR="00DC0ADE" w:rsidRPr="002841AB" w:rsidRDefault="00D01258" w:rsidP="00DC0ADE">
            <w:pPr>
              <w:rPr>
                <w:sz w:val="18"/>
                <w:lang w:val="de-CH"/>
              </w:rPr>
            </w:pPr>
            <w:r>
              <w:rPr>
                <w:sz w:val="18"/>
                <w:lang w:val="de-CH"/>
              </w:rPr>
              <w:t>Gliederungen implementiert</w:t>
            </w:r>
          </w:p>
        </w:tc>
      </w:tr>
      <w:tr w:rsidR="00DC0ADE" w:rsidRPr="008F19B5" w14:paraId="338F2FFE" w14:textId="77777777" w:rsidTr="00DC0ADE">
        <w:tc>
          <w:tcPr>
            <w:tcW w:w="898" w:type="dxa"/>
          </w:tcPr>
          <w:p w14:paraId="338F2FFA" w14:textId="77777777" w:rsidR="00DC0ADE" w:rsidRPr="002841AB" w:rsidRDefault="001077E0" w:rsidP="00DC0ADE">
            <w:pPr>
              <w:rPr>
                <w:sz w:val="18"/>
                <w:lang w:val="de-CH"/>
              </w:rPr>
            </w:pPr>
            <w:ins w:id="38" w:author="Tim Bänziger" w:date="2010-01-25T12:06:00Z">
              <w:r>
                <w:rPr>
                  <w:sz w:val="18"/>
                  <w:lang w:val="de-CH"/>
                </w:rPr>
                <w:t>1.5</w:t>
              </w:r>
            </w:ins>
          </w:p>
        </w:tc>
        <w:tc>
          <w:tcPr>
            <w:tcW w:w="1620" w:type="dxa"/>
          </w:tcPr>
          <w:p w14:paraId="338F2FFB" w14:textId="77777777" w:rsidR="00DC0ADE" w:rsidRPr="002841AB" w:rsidRDefault="001077E0" w:rsidP="00DC0ADE">
            <w:pPr>
              <w:rPr>
                <w:sz w:val="18"/>
                <w:lang w:val="de-CH"/>
              </w:rPr>
            </w:pPr>
            <w:ins w:id="39" w:author="Tim Bänziger" w:date="2010-01-25T12:06:00Z">
              <w:r>
                <w:rPr>
                  <w:sz w:val="18"/>
                  <w:lang w:val="de-CH"/>
                </w:rPr>
                <w:t>25.01.2010</w:t>
              </w:r>
            </w:ins>
          </w:p>
        </w:tc>
        <w:tc>
          <w:tcPr>
            <w:tcW w:w="2018" w:type="dxa"/>
          </w:tcPr>
          <w:p w14:paraId="338F2FFC" w14:textId="77777777" w:rsidR="00DC0ADE" w:rsidRPr="002841AB" w:rsidRDefault="001077E0" w:rsidP="00DC0ADE">
            <w:pPr>
              <w:rPr>
                <w:sz w:val="18"/>
                <w:lang w:val="de-CH"/>
              </w:rPr>
            </w:pPr>
            <w:ins w:id="40" w:author="Tim Bänziger" w:date="2010-01-25T12:06:00Z">
              <w:r>
                <w:rPr>
                  <w:sz w:val="18"/>
                  <w:lang w:val="de-CH"/>
                </w:rPr>
                <w:t>Tim Bänziger</w:t>
              </w:r>
            </w:ins>
          </w:p>
        </w:tc>
        <w:tc>
          <w:tcPr>
            <w:tcW w:w="4820" w:type="dxa"/>
          </w:tcPr>
          <w:p w14:paraId="338F2FFD" w14:textId="09B9CAC1" w:rsidR="00DC0ADE" w:rsidRPr="002841AB" w:rsidRDefault="001077E0" w:rsidP="00DC0ADE">
            <w:pPr>
              <w:rPr>
                <w:sz w:val="18"/>
                <w:lang w:val="de-CH"/>
              </w:rPr>
            </w:pPr>
            <w:ins w:id="41" w:author="Tim Bänziger" w:date="2010-01-25T12:07:00Z">
              <w:r>
                <w:rPr>
                  <w:sz w:val="18"/>
                  <w:lang w:val="de-CH"/>
                </w:rPr>
                <w:t>Anpassung</w:t>
              </w:r>
            </w:ins>
            <w:ins w:id="42" w:author="Tim Bänziger" w:date="2010-04-28T15:26:00Z">
              <w:r w:rsidR="008F19B5">
                <w:rPr>
                  <w:sz w:val="18"/>
                  <w:lang w:val="de-CH"/>
                </w:rPr>
                <w:t>en</w:t>
              </w:r>
            </w:ins>
            <w:ins w:id="43" w:author="Tim Bänziger" w:date="2010-01-25T12:07:00Z">
              <w:r>
                <w:rPr>
                  <w:sz w:val="18"/>
                  <w:lang w:val="de-CH"/>
                </w:rPr>
                <w:t xml:space="preserve"> aus EnBW Anforderung: zusätzliches Bemerkungsfeld</w:t>
              </w:r>
            </w:ins>
          </w:p>
        </w:tc>
      </w:tr>
      <w:tr w:rsidR="008F19B5" w:rsidRPr="008F19B5" w14:paraId="3A11C974" w14:textId="77777777" w:rsidTr="00DC0ADE">
        <w:trPr>
          <w:ins w:id="44" w:author="Tim Bänziger" w:date="2010-04-28T15:26:00Z"/>
        </w:trPr>
        <w:tc>
          <w:tcPr>
            <w:tcW w:w="898" w:type="dxa"/>
          </w:tcPr>
          <w:p w14:paraId="2069D80D" w14:textId="576A47B9" w:rsidR="008F19B5" w:rsidRDefault="008F19B5" w:rsidP="00DC0ADE">
            <w:pPr>
              <w:rPr>
                <w:ins w:id="45" w:author="Tim Bänziger" w:date="2010-04-28T15:26:00Z"/>
                <w:sz w:val="18"/>
                <w:lang w:val="de-CH"/>
              </w:rPr>
            </w:pPr>
            <w:ins w:id="46" w:author="Tim Bänziger" w:date="2010-04-28T15:26:00Z">
              <w:r>
                <w:rPr>
                  <w:sz w:val="18"/>
                  <w:lang w:val="de-CH"/>
                </w:rPr>
                <w:t>1.6</w:t>
              </w:r>
            </w:ins>
          </w:p>
        </w:tc>
        <w:tc>
          <w:tcPr>
            <w:tcW w:w="1620" w:type="dxa"/>
          </w:tcPr>
          <w:p w14:paraId="1792356E" w14:textId="234E6338" w:rsidR="008F19B5" w:rsidRDefault="008F19B5" w:rsidP="00DC0ADE">
            <w:pPr>
              <w:rPr>
                <w:ins w:id="47" w:author="Tim Bänziger" w:date="2010-04-28T15:26:00Z"/>
                <w:sz w:val="18"/>
                <w:lang w:val="de-CH"/>
              </w:rPr>
            </w:pPr>
            <w:ins w:id="48" w:author="Tim Bänziger" w:date="2010-04-28T15:26:00Z">
              <w:r>
                <w:rPr>
                  <w:sz w:val="18"/>
                  <w:lang w:val="de-CH"/>
                </w:rPr>
                <w:t>28.04.2010</w:t>
              </w:r>
            </w:ins>
          </w:p>
        </w:tc>
        <w:tc>
          <w:tcPr>
            <w:tcW w:w="2018" w:type="dxa"/>
          </w:tcPr>
          <w:p w14:paraId="5F18741B" w14:textId="11411B1C" w:rsidR="008F19B5" w:rsidRDefault="008F19B5" w:rsidP="00DC0ADE">
            <w:pPr>
              <w:rPr>
                <w:ins w:id="49" w:author="Tim Bänziger" w:date="2010-04-28T15:26:00Z"/>
                <w:sz w:val="18"/>
                <w:lang w:val="de-CH"/>
              </w:rPr>
            </w:pPr>
            <w:ins w:id="50" w:author="Tim Bänziger" w:date="2010-04-28T15:26:00Z">
              <w:r>
                <w:rPr>
                  <w:sz w:val="18"/>
                  <w:lang w:val="de-CH"/>
                </w:rPr>
                <w:t>Tim Bänziger</w:t>
              </w:r>
            </w:ins>
          </w:p>
        </w:tc>
        <w:tc>
          <w:tcPr>
            <w:tcW w:w="4820" w:type="dxa"/>
          </w:tcPr>
          <w:p w14:paraId="482B2406" w14:textId="63B7C213" w:rsidR="008F19B5" w:rsidRDefault="008F19B5" w:rsidP="00DC0ADE">
            <w:pPr>
              <w:rPr>
                <w:ins w:id="51" w:author="Tim Bänziger" w:date="2010-04-28T15:26:00Z"/>
                <w:sz w:val="18"/>
                <w:lang w:val="de-CH"/>
              </w:rPr>
            </w:pPr>
            <w:ins w:id="52" w:author="Tim Bänziger" w:date="2010-04-28T15:26:00Z">
              <w:r>
                <w:rPr>
                  <w:sz w:val="18"/>
                  <w:lang w:val="de-CH"/>
                </w:rPr>
                <w:t xml:space="preserve">Anpassung aus RFC CS </w:t>
              </w:r>
            </w:ins>
            <w:ins w:id="53" w:author="Tim Bänziger" w:date="2010-04-28T15:27:00Z">
              <w:r>
                <w:rPr>
                  <w:sz w:val="18"/>
                  <w:lang w:val="de-CH"/>
                </w:rPr>
                <w:t>–</w:t>
              </w:r>
            </w:ins>
            <w:ins w:id="54" w:author="Tim Bänziger" w:date="2010-04-28T15:26:00Z">
              <w:r>
                <w:rPr>
                  <w:sz w:val="18"/>
                  <w:lang w:val="de-CH"/>
                </w:rPr>
                <w:t xml:space="preserve"> Alias </w:t>
              </w:r>
            </w:ins>
            <w:ins w:id="55" w:author="Tim Bänziger" w:date="2010-04-28T15:27:00Z">
              <w:r>
                <w:rPr>
                  <w:sz w:val="18"/>
                  <w:lang w:val="de-CH"/>
                </w:rPr>
                <w:t>für Info URL</w:t>
              </w:r>
            </w:ins>
            <w:bookmarkStart w:id="56" w:name="_GoBack"/>
            <w:bookmarkEnd w:id="56"/>
          </w:p>
        </w:tc>
      </w:tr>
    </w:tbl>
    <w:p w14:paraId="338F2FFF" w14:textId="77777777" w:rsidR="00DC0ADE" w:rsidRPr="002841AB" w:rsidRDefault="00DC0ADE" w:rsidP="00DC0ADE">
      <w:pPr>
        <w:rPr>
          <w:lang w:val="de-CH"/>
        </w:rPr>
      </w:pPr>
    </w:p>
    <w:p w14:paraId="338F3000" w14:textId="77777777" w:rsidR="00DC0ADE" w:rsidRDefault="00DC0ADE" w:rsidP="00DC0ADE">
      <w:pPr>
        <w:tabs>
          <w:tab w:val="left" w:pos="567"/>
        </w:tabs>
        <w:jc w:val="both"/>
        <w:rPr>
          <w:lang w:val="de-CH"/>
        </w:rPr>
      </w:pPr>
    </w:p>
    <w:p w14:paraId="338F3001" w14:textId="77777777" w:rsidR="00DC0ADE" w:rsidRDefault="00DC0ADE" w:rsidP="00DC0ADE">
      <w:pPr>
        <w:tabs>
          <w:tab w:val="left" w:pos="567"/>
        </w:tabs>
        <w:jc w:val="both"/>
        <w:rPr>
          <w:lang w:val="de-CH"/>
        </w:rPr>
      </w:pPr>
    </w:p>
    <w:sectPr w:rsidR="00DC0ADE" w:rsidSect="00DF3EC8">
      <w:headerReference w:type="default" r:id="rId22"/>
      <w:footerReference w:type="default" r:id="rId23"/>
      <w:pgSz w:w="11906" w:h="16838"/>
      <w:pgMar w:top="2410" w:right="991"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Tim Bänziger" w:date="2009-05-08T11:09:00Z" w:initials="tb">
    <w:p w14:paraId="338F3012" w14:textId="77777777" w:rsidR="002841AB" w:rsidRPr="002841AB" w:rsidRDefault="002841AB">
      <w:pPr>
        <w:pStyle w:val="CommentText"/>
        <w:rPr>
          <w:lang w:val="de-CH"/>
        </w:rPr>
      </w:pPr>
      <w:r>
        <w:rPr>
          <w:rStyle w:val="CommentReference"/>
        </w:rPr>
        <w:annotationRef/>
      </w:r>
      <w:r w:rsidRPr="002841AB">
        <w:rPr>
          <w:lang w:val="de-CH"/>
        </w:rPr>
        <w:t>UC 107.001</w:t>
      </w:r>
    </w:p>
    <w:p w14:paraId="338F3013" w14:textId="77777777" w:rsidR="002841AB" w:rsidRPr="002841AB" w:rsidRDefault="002841AB">
      <w:pPr>
        <w:pStyle w:val="CommentText"/>
        <w:rPr>
          <w:lang w:val="de-CH"/>
        </w:rPr>
      </w:pPr>
      <w:r w:rsidRPr="002841AB">
        <w:rPr>
          <w:lang w:val="de-CH"/>
        </w:rPr>
        <w:t>Entstanden aus UC 107.001 – Notifikationen verwalten</w:t>
      </w:r>
    </w:p>
  </w:comment>
  <w:comment w:id="9" w:author="Tim Bänziger" w:date="2009-05-08T11:09:00Z" w:initials="tb">
    <w:p w14:paraId="338F3014" w14:textId="77777777" w:rsidR="002841AB" w:rsidRPr="002841AB" w:rsidRDefault="002841AB">
      <w:pPr>
        <w:pStyle w:val="CommentText"/>
        <w:rPr>
          <w:lang w:val="de-CH"/>
        </w:rPr>
      </w:pPr>
      <w:r>
        <w:rPr>
          <w:rStyle w:val="CommentReference"/>
        </w:rPr>
        <w:annotationRef/>
      </w:r>
      <w:r w:rsidRPr="002841AB">
        <w:rPr>
          <w:lang w:val="de-CH"/>
        </w:rPr>
        <w:t>neu aus UC 201.002</w:t>
      </w:r>
    </w:p>
  </w:comment>
  <w:comment w:id="34" w:author="Tim Bänziger" w:date="2009-05-08T11:09:00Z" w:initials="tb">
    <w:p w14:paraId="338F3015" w14:textId="77777777" w:rsidR="002841AB" w:rsidRPr="002841AB" w:rsidRDefault="002841AB">
      <w:pPr>
        <w:pStyle w:val="CommentText"/>
        <w:rPr>
          <w:lang w:val="de-CH"/>
        </w:rPr>
      </w:pPr>
      <w:r>
        <w:rPr>
          <w:rStyle w:val="CommentReference"/>
        </w:rPr>
        <w:annotationRef/>
      </w:r>
      <w:r w:rsidRPr="002841AB">
        <w:rPr>
          <w:lang w:val="de-CH"/>
        </w:rPr>
        <w:t>aus UC 107.001</w:t>
      </w:r>
    </w:p>
    <w:p w14:paraId="338F3016" w14:textId="77777777" w:rsidR="002841AB" w:rsidRPr="002841AB" w:rsidRDefault="002841AB">
      <w:pPr>
        <w:pStyle w:val="CommentText"/>
        <w:rPr>
          <w:lang w:val="de-CH"/>
        </w:rPr>
      </w:pPr>
      <w:r w:rsidRPr="002841AB">
        <w:rPr>
          <w:lang w:val="de-CH"/>
        </w:rPr>
        <w:t>Das Verhalten der Notifikationen ist im Detail im Matrix des UC 107.001 (Anhang) beschrieben.</w:t>
      </w:r>
    </w:p>
  </w:comment>
  <w:comment w:id="35" w:author="Tim Bänziger" w:date="2009-05-08T11:09:00Z" w:initials="tb">
    <w:p w14:paraId="338F3017" w14:textId="77777777" w:rsidR="002841AB" w:rsidRPr="002841AB" w:rsidRDefault="002841AB">
      <w:pPr>
        <w:pStyle w:val="CommentText"/>
        <w:rPr>
          <w:lang w:val="de-CH"/>
        </w:rPr>
      </w:pPr>
      <w:r>
        <w:rPr>
          <w:rStyle w:val="CommentReference"/>
        </w:rPr>
        <w:annotationRef/>
      </w:r>
      <w:r w:rsidRPr="002841AB">
        <w:rPr>
          <w:lang w:val="de-CH"/>
        </w:rPr>
        <w:t>@sr: kann ev. Im neuen Release der gewählte Einstiegspunkt als Zieladresse genommen werden (ich mach die Res aus der Planansicht und lande wieder auf demselben Plan....)?</w:t>
      </w:r>
    </w:p>
  </w:comment>
  <w:comment w:id="36" w:author="Tim Bänziger" w:date="2009-05-08T11:09:00Z" w:initials="tb">
    <w:p w14:paraId="338F3018" w14:textId="77777777" w:rsidR="002841AB" w:rsidRPr="002841AB" w:rsidRDefault="002841AB">
      <w:pPr>
        <w:pStyle w:val="CommentText"/>
        <w:rPr>
          <w:lang w:val="de-CH"/>
        </w:rPr>
      </w:pPr>
      <w:r>
        <w:rPr>
          <w:rStyle w:val="CommentReference"/>
        </w:rPr>
        <w:annotationRef/>
      </w:r>
      <w:r w:rsidRPr="002841AB">
        <w:rPr>
          <w:lang w:val="de-CH"/>
        </w:rPr>
        <w:t>UC 107.001</w:t>
      </w:r>
    </w:p>
    <w:p w14:paraId="338F3019" w14:textId="77777777" w:rsidR="002841AB" w:rsidRPr="002841AB" w:rsidRDefault="002841AB">
      <w:pPr>
        <w:pStyle w:val="CommentText"/>
        <w:rPr>
          <w:lang w:val="de-CH"/>
        </w:rPr>
      </w:pPr>
      <w:r w:rsidRPr="002841AB">
        <w:rPr>
          <w:lang w:val="de-CH"/>
        </w:rPr>
        <w:t>Aus UC 107.001 eingeflossen. Notifikationen müssen verschickt warden.</w:t>
      </w:r>
    </w:p>
  </w:comment>
  <w:comment w:id="37" w:author="Tim Bänziger" w:date="2009-05-08T11:09:00Z" w:initials="tb">
    <w:p w14:paraId="338F301A" w14:textId="77777777" w:rsidR="002841AB" w:rsidRPr="002841AB" w:rsidRDefault="002841AB" w:rsidP="0068657D">
      <w:pPr>
        <w:pStyle w:val="CommentText"/>
        <w:rPr>
          <w:lang w:val="de-CH"/>
        </w:rPr>
      </w:pPr>
      <w:r>
        <w:rPr>
          <w:rStyle w:val="CommentReference"/>
        </w:rPr>
        <w:annotationRef/>
      </w:r>
      <w:r w:rsidRPr="002841AB">
        <w:rPr>
          <w:lang w:val="de-CH"/>
        </w:rPr>
        <w:t>UC 107.001</w:t>
      </w:r>
    </w:p>
    <w:p w14:paraId="338F301B" w14:textId="77777777" w:rsidR="002841AB" w:rsidRPr="002841AB" w:rsidRDefault="002841AB" w:rsidP="0068657D">
      <w:pPr>
        <w:pStyle w:val="CommentText"/>
        <w:rPr>
          <w:lang w:val="de-CH"/>
        </w:rPr>
      </w:pPr>
      <w:r w:rsidRPr="002841AB">
        <w:rPr>
          <w:lang w:val="de-CH"/>
        </w:rPr>
        <w:t>Aus UC 107.001 eingeflossen. Notifikationen müssen verschickt warden.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8F301E" w14:textId="77777777" w:rsidR="00302ACB" w:rsidRDefault="00302ACB">
      <w:r>
        <w:separator/>
      </w:r>
    </w:p>
  </w:endnote>
  <w:endnote w:type="continuationSeparator" w:id="0">
    <w:p w14:paraId="338F301F" w14:textId="77777777" w:rsidR="00302ACB" w:rsidRDefault="00302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F3021" w14:textId="77777777" w:rsidR="002841AB" w:rsidRDefault="002841AB">
    <w:pPr>
      <w:pStyle w:val="Footer"/>
      <w:rPr>
        <w:sz w:val="12"/>
        <w:lang w:val="de-CH"/>
      </w:rPr>
    </w:pPr>
    <w:r>
      <w:rPr>
        <w:sz w:val="12"/>
        <w:lang w:val="de-CH"/>
      </w:rPr>
      <w:t xml:space="preserve">Erstellt von: </w:t>
    </w:r>
    <w:r w:rsidR="00A0601C">
      <w:rPr>
        <w:sz w:val="12"/>
        <w:lang w:val="en-US"/>
      </w:rPr>
      <w:fldChar w:fldCharType="begin"/>
    </w:r>
    <w:r>
      <w:rPr>
        <w:sz w:val="12"/>
        <w:lang w:val="de-CH"/>
      </w:rPr>
      <w:instrText xml:space="preserve"> AUTHOR </w:instrText>
    </w:r>
    <w:r w:rsidR="00A0601C">
      <w:rPr>
        <w:sz w:val="12"/>
        <w:lang w:val="en-US"/>
      </w:rPr>
      <w:fldChar w:fldCharType="separate"/>
    </w:r>
    <w:r>
      <w:rPr>
        <w:noProof/>
        <w:sz w:val="12"/>
        <w:lang w:val="de-CH"/>
      </w:rPr>
      <w:t>Tim Bänziger</w:t>
    </w:r>
    <w:r w:rsidR="00A0601C">
      <w:rPr>
        <w:sz w:val="12"/>
        <w:lang w:val="en-US"/>
      </w:rPr>
      <w:fldChar w:fldCharType="end"/>
    </w:r>
    <w:r>
      <w:rPr>
        <w:sz w:val="12"/>
        <w:lang w:val="de-CH"/>
      </w:rPr>
      <w:tab/>
      <w:t xml:space="preserve">Page </w:t>
    </w:r>
    <w:r w:rsidR="00A0601C">
      <w:rPr>
        <w:sz w:val="12"/>
        <w:lang w:val="en-US"/>
      </w:rPr>
      <w:fldChar w:fldCharType="begin"/>
    </w:r>
    <w:r>
      <w:rPr>
        <w:sz w:val="12"/>
        <w:lang w:val="de-CH"/>
      </w:rPr>
      <w:instrText xml:space="preserve"> PAGE </w:instrText>
    </w:r>
    <w:r w:rsidR="00A0601C">
      <w:rPr>
        <w:sz w:val="12"/>
        <w:lang w:val="en-US"/>
      </w:rPr>
      <w:fldChar w:fldCharType="separate"/>
    </w:r>
    <w:r w:rsidR="008F19B5">
      <w:rPr>
        <w:noProof/>
        <w:sz w:val="12"/>
        <w:lang w:val="de-CH"/>
      </w:rPr>
      <w:t>14</w:t>
    </w:r>
    <w:r w:rsidR="00A0601C">
      <w:rPr>
        <w:sz w:val="12"/>
        <w:lang w:val="en-US"/>
      </w:rPr>
      <w:fldChar w:fldCharType="end"/>
    </w:r>
    <w:r>
      <w:rPr>
        <w:sz w:val="12"/>
        <w:lang w:val="de-CH"/>
      </w:rPr>
      <w:tab/>
    </w:r>
    <w:r w:rsidR="00A0601C">
      <w:rPr>
        <w:sz w:val="12"/>
        <w:lang w:val="en-US"/>
      </w:rPr>
      <w:fldChar w:fldCharType="begin"/>
    </w:r>
    <w:r>
      <w:rPr>
        <w:sz w:val="12"/>
        <w:lang w:val="en-US"/>
      </w:rPr>
      <w:instrText xml:space="preserve"> DATE </w:instrText>
    </w:r>
    <w:r w:rsidR="00A0601C">
      <w:rPr>
        <w:sz w:val="12"/>
        <w:lang w:val="en-US"/>
      </w:rPr>
      <w:fldChar w:fldCharType="separate"/>
    </w:r>
    <w:ins w:id="57" w:author="Tim Bänziger" w:date="2010-04-28T15:24:00Z">
      <w:r w:rsidR="008F19B5">
        <w:rPr>
          <w:noProof/>
          <w:sz w:val="12"/>
          <w:lang w:val="en-US"/>
        </w:rPr>
        <w:t>4/28/2010</w:t>
      </w:r>
    </w:ins>
    <w:del w:id="58" w:author="Tim Bänziger" w:date="2010-04-28T15:24:00Z">
      <w:r w:rsidR="008C6D89" w:rsidDel="008F19B5">
        <w:rPr>
          <w:noProof/>
          <w:sz w:val="12"/>
          <w:lang w:val="en-US"/>
        </w:rPr>
        <w:delText>1/25/2010</w:delText>
      </w:r>
    </w:del>
    <w:r w:rsidR="00A0601C">
      <w:rPr>
        <w:sz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F301C" w14:textId="77777777" w:rsidR="00302ACB" w:rsidRDefault="00302ACB">
      <w:r>
        <w:separator/>
      </w:r>
    </w:p>
  </w:footnote>
  <w:footnote w:type="continuationSeparator" w:id="0">
    <w:p w14:paraId="338F301D" w14:textId="77777777" w:rsidR="00302ACB" w:rsidRDefault="00302A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F3020" w14:textId="77777777" w:rsidR="002841AB" w:rsidRPr="00D65A66" w:rsidRDefault="008C6D89">
    <w:pPr>
      <w:pStyle w:val="Header"/>
      <w:rPr>
        <w:sz w:val="72"/>
      </w:rPr>
    </w:pPr>
    <w:r>
      <w:rPr>
        <w:noProof/>
        <w:lang w:val="de-CH" w:eastAsia="de-CH"/>
      </w:rPr>
      <w:drawing>
        <wp:inline distT="0" distB="0" distL="0" distR="0" wp14:anchorId="338F3022" wp14:editId="338F3023">
          <wp:extent cx="785495" cy="914400"/>
          <wp:effectExtent l="19050" t="0" r="0" b="0"/>
          <wp:docPr id="9" name="Picture 9" descr="Logo_RoomsPro_1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_RoomsPro_1_low"/>
                  <pic:cNvPicPr>
                    <a:picLocks noChangeAspect="1" noChangeArrowheads="1"/>
                  </pic:cNvPicPr>
                </pic:nvPicPr>
                <pic:blipFill>
                  <a:blip r:embed="rId1"/>
                  <a:srcRect/>
                  <a:stretch>
                    <a:fillRect/>
                  </a:stretch>
                </pic:blipFill>
                <pic:spPr bwMode="auto">
                  <a:xfrm>
                    <a:off x="0" y="0"/>
                    <a:ext cx="785495" cy="914400"/>
                  </a:xfrm>
                  <a:prstGeom prst="rect">
                    <a:avLst/>
                  </a:prstGeom>
                  <a:noFill/>
                  <a:ln w="9525">
                    <a:noFill/>
                    <a:miter lim="800000"/>
                    <a:headEnd/>
                    <a:tailEnd/>
                  </a:ln>
                </pic:spPr>
              </pic:pic>
            </a:graphicData>
          </a:graphic>
        </wp:inline>
      </w:drawing>
    </w:r>
    <w:r w:rsidR="002841AB">
      <w:rPr>
        <w:sz w:val="72"/>
      </w:rPr>
      <w:t xml:space="preserve">  Use Cases Release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132B"/>
    <w:multiLevelType w:val="hybridMultilevel"/>
    <w:tmpl w:val="12C0D22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70D2FA8"/>
    <w:multiLevelType w:val="hybridMultilevel"/>
    <w:tmpl w:val="FABC8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DEB1D06"/>
    <w:multiLevelType w:val="hybridMultilevel"/>
    <w:tmpl w:val="3422543E"/>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19942B6"/>
    <w:multiLevelType w:val="hybridMultilevel"/>
    <w:tmpl w:val="0B8AEED0"/>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4780181"/>
    <w:multiLevelType w:val="hybridMultilevel"/>
    <w:tmpl w:val="E1F0439A"/>
    <w:lvl w:ilvl="0" w:tplc="535C6DCE">
      <w:start w:val="6"/>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53B2F86"/>
    <w:multiLevelType w:val="hybridMultilevel"/>
    <w:tmpl w:val="ED5212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6230252"/>
    <w:multiLevelType w:val="hybridMultilevel"/>
    <w:tmpl w:val="6164AE10"/>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8E6039"/>
    <w:multiLevelType w:val="hybridMultilevel"/>
    <w:tmpl w:val="6C18319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6C056AC"/>
    <w:multiLevelType w:val="multilevel"/>
    <w:tmpl w:val="7F4AC20C"/>
    <w:lvl w:ilvl="0">
      <w:start w:val="1"/>
      <w:numFmt w:val="decimal"/>
      <w:lvlText w:val="%1"/>
      <w:lvlJc w:val="left"/>
      <w:pPr>
        <w:tabs>
          <w:tab w:val="num" w:pos="-1836"/>
        </w:tabs>
        <w:ind w:left="-1836" w:hanging="432"/>
      </w:pPr>
      <w:rPr>
        <w:rFonts w:hint="default"/>
      </w:rPr>
    </w:lvl>
    <w:lvl w:ilvl="1">
      <w:start w:val="1"/>
      <w:numFmt w:val="decimal"/>
      <w:lvlText w:val="%1.%2"/>
      <w:lvlJc w:val="left"/>
      <w:pPr>
        <w:tabs>
          <w:tab w:val="num" w:pos="-1692"/>
        </w:tabs>
        <w:ind w:left="-1692" w:hanging="576"/>
      </w:pPr>
      <w:rPr>
        <w:rFonts w:hint="default"/>
      </w:rPr>
    </w:lvl>
    <w:lvl w:ilvl="2">
      <w:start w:val="1"/>
      <w:numFmt w:val="decimal"/>
      <w:lvlText w:val="%1.%2.%3"/>
      <w:lvlJc w:val="left"/>
      <w:pPr>
        <w:tabs>
          <w:tab w:val="num" w:pos="0"/>
        </w:tabs>
        <w:ind w:left="0" w:hanging="2268"/>
      </w:pPr>
      <w:rPr>
        <w:rFonts w:hint="default"/>
      </w:rPr>
    </w:lvl>
    <w:lvl w:ilvl="3">
      <w:start w:val="1"/>
      <w:numFmt w:val="decimal"/>
      <w:lvlText w:val="%1.%2.%3.%4"/>
      <w:lvlJc w:val="left"/>
      <w:pPr>
        <w:tabs>
          <w:tab w:val="num" w:pos="-1404"/>
        </w:tabs>
        <w:ind w:left="-1404" w:hanging="864"/>
      </w:pPr>
      <w:rPr>
        <w:rFonts w:hint="default"/>
      </w:rPr>
    </w:lvl>
    <w:lvl w:ilvl="4">
      <w:start w:val="1"/>
      <w:numFmt w:val="decimal"/>
      <w:pStyle w:val="Heading5"/>
      <w:lvlText w:val="%1.%2.%3.%4.%5"/>
      <w:lvlJc w:val="left"/>
      <w:pPr>
        <w:tabs>
          <w:tab w:val="num" w:pos="-1260"/>
        </w:tabs>
        <w:ind w:left="-1260" w:hanging="1008"/>
      </w:pPr>
      <w:rPr>
        <w:rFonts w:hint="default"/>
      </w:rPr>
    </w:lvl>
    <w:lvl w:ilvl="5">
      <w:start w:val="1"/>
      <w:numFmt w:val="decimal"/>
      <w:pStyle w:val="Heading6"/>
      <w:lvlText w:val="%1.%2.%3.%4.%5.%6"/>
      <w:lvlJc w:val="left"/>
      <w:pPr>
        <w:tabs>
          <w:tab w:val="num" w:pos="-1116"/>
        </w:tabs>
        <w:ind w:left="-1116" w:hanging="1152"/>
      </w:pPr>
      <w:rPr>
        <w:rFonts w:hint="default"/>
      </w:rPr>
    </w:lvl>
    <w:lvl w:ilvl="6">
      <w:start w:val="1"/>
      <w:numFmt w:val="decimal"/>
      <w:pStyle w:val="Heading7"/>
      <w:lvlText w:val="%1.%2.%3.%4.%5.%6.%7"/>
      <w:lvlJc w:val="left"/>
      <w:pPr>
        <w:tabs>
          <w:tab w:val="num" w:pos="-972"/>
        </w:tabs>
        <w:ind w:left="-972" w:hanging="1296"/>
      </w:pPr>
      <w:rPr>
        <w:rFonts w:hint="default"/>
      </w:rPr>
    </w:lvl>
    <w:lvl w:ilvl="7">
      <w:start w:val="1"/>
      <w:numFmt w:val="decimal"/>
      <w:pStyle w:val="Heading8"/>
      <w:lvlText w:val="%1.%2.%3.%4.%5.%6.%7.%8"/>
      <w:lvlJc w:val="left"/>
      <w:pPr>
        <w:tabs>
          <w:tab w:val="num" w:pos="-828"/>
        </w:tabs>
        <w:ind w:left="-828" w:hanging="1440"/>
      </w:pPr>
      <w:rPr>
        <w:rFonts w:hint="default"/>
      </w:rPr>
    </w:lvl>
    <w:lvl w:ilvl="8">
      <w:start w:val="1"/>
      <w:numFmt w:val="decimal"/>
      <w:pStyle w:val="Heading9"/>
      <w:lvlText w:val="%1.%2.%3.%4.%5.%6.%7.%8.%9"/>
      <w:lvlJc w:val="left"/>
      <w:pPr>
        <w:tabs>
          <w:tab w:val="num" w:pos="-684"/>
        </w:tabs>
        <w:ind w:left="-684" w:hanging="1584"/>
      </w:pPr>
      <w:rPr>
        <w:rFonts w:hint="default"/>
      </w:rPr>
    </w:lvl>
  </w:abstractNum>
  <w:abstractNum w:abstractNumId="9">
    <w:nsid w:val="31216FF8"/>
    <w:multiLevelType w:val="hybridMultilevel"/>
    <w:tmpl w:val="9C0A9786"/>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1D316E8"/>
    <w:multiLevelType w:val="hybridMultilevel"/>
    <w:tmpl w:val="BE4CF8AC"/>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B1D1495"/>
    <w:multiLevelType w:val="hybridMultilevel"/>
    <w:tmpl w:val="8C9811FC"/>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D6F1910"/>
    <w:multiLevelType w:val="hybridMultilevel"/>
    <w:tmpl w:val="F84E7D7A"/>
    <w:lvl w:ilvl="0" w:tplc="2AD6CE74">
      <w:numFmt w:val="bullet"/>
      <w:lvlText w:val="-"/>
      <w:lvlJc w:val="left"/>
      <w:pPr>
        <w:ind w:left="720" w:hanging="360"/>
      </w:pPr>
      <w:rPr>
        <w:rFonts w:ascii="Calibri" w:eastAsia="Calibri" w:hAnsi="Calibri" w:cs="Times New Roman" w:hint="default"/>
      </w:rPr>
    </w:lvl>
    <w:lvl w:ilvl="1" w:tplc="08070003">
      <w:start w:val="1"/>
      <w:numFmt w:val="decimal"/>
      <w:lvlText w:val="%2."/>
      <w:lvlJc w:val="left"/>
      <w:pPr>
        <w:tabs>
          <w:tab w:val="num" w:pos="1440"/>
        </w:tabs>
        <w:ind w:left="1440" w:hanging="360"/>
      </w:pPr>
    </w:lvl>
    <w:lvl w:ilvl="2" w:tplc="08070005">
      <w:start w:val="1"/>
      <w:numFmt w:val="decimal"/>
      <w:lvlText w:val="%3."/>
      <w:lvlJc w:val="left"/>
      <w:pPr>
        <w:tabs>
          <w:tab w:val="num" w:pos="2160"/>
        </w:tabs>
        <w:ind w:left="2160" w:hanging="360"/>
      </w:pPr>
    </w:lvl>
    <w:lvl w:ilvl="3" w:tplc="08070001">
      <w:start w:val="1"/>
      <w:numFmt w:val="decimal"/>
      <w:lvlText w:val="%4."/>
      <w:lvlJc w:val="left"/>
      <w:pPr>
        <w:tabs>
          <w:tab w:val="num" w:pos="2880"/>
        </w:tabs>
        <w:ind w:left="2880" w:hanging="360"/>
      </w:pPr>
    </w:lvl>
    <w:lvl w:ilvl="4" w:tplc="08070003">
      <w:start w:val="1"/>
      <w:numFmt w:val="decimal"/>
      <w:lvlText w:val="%5."/>
      <w:lvlJc w:val="left"/>
      <w:pPr>
        <w:tabs>
          <w:tab w:val="num" w:pos="3600"/>
        </w:tabs>
        <w:ind w:left="3600" w:hanging="360"/>
      </w:pPr>
    </w:lvl>
    <w:lvl w:ilvl="5" w:tplc="08070005">
      <w:start w:val="1"/>
      <w:numFmt w:val="decimal"/>
      <w:lvlText w:val="%6."/>
      <w:lvlJc w:val="left"/>
      <w:pPr>
        <w:tabs>
          <w:tab w:val="num" w:pos="4320"/>
        </w:tabs>
        <w:ind w:left="4320" w:hanging="360"/>
      </w:pPr>
    </w:lvl>
    <w:lvl w:ilvl="6" w:tplc="08070001">
      <w:start w:val="1"/>
      <w:numFmt w:val="decimal"/>
      <w:lvlText w:val="%7."/>
      <w:lvlJc w:val="left"/>
      <w:pPr>
        <w:tabs>
          <w:tab w:val="num" w:pos="5040"/>
        </w:tabs>
        <w:ind w:left="5040" w:hanging="360"/>
      </w:pPr>
    </w:lvl>
    <w:lvl w:ilvl="7" w:tplc="08070003">
      <w:start w:val="1"/>
      <w:numFmt w:val="decimal"/>
      <w:lvlText w:val="%8."/>
      <w:lvlJc w:val="left"/>
      <w:pPr>
        <w:tabs>
          <w:tab w:val="num" w:pos="5760"/>
        </w:tabs>
        <w:ind w:left="5760" w:hanging="360"/>
      </w:pPr>
    </w:lvl>
    <w:lvl w:ilvl="8" w:tplc="08070005">
      <w:start w:val="1"/>
      <w:numFmt w:val="decimal"/>
      <w:lvlText w:val="%9."/>
      <w:lvlJc w:val="left"/>
      <w:pPr>
        <w:tabs>
          <w:tab w:val="num" w:pos="6480"/>
        </w:tabs>
        <w:ind w:left="6480" w:hanging="360"/>
      </w:pPr>
    </w:lvl>
  </w:abstractNum>
  <w:abstractNum w:abstractNumId="13">
    <w:nsid w:val="3E447C1B"/>
    <w:multiLevelType w:val="hybridMultilevel"/>
    <w:tmpl w:val="093A56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406A64D5"/>
    <w:multiLevelType w:val="hybridMultilevel"/>
    <w:tmpl w:val="A2227B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45A875D1"/>
    <w:multiLevelType w:val="hybridMultilevel"/>
    <w:tmpl w:val="12C0D22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65A2823"/>
    <w:multiLevelType w:val="hybridMultilevel"/>
    <w:tmpl w:val="FA346A2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9A17637"/>
    <w:multiLevelType w:val="hybridMultilevel"/>
    <w:tmpl w:val="E60038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82418E"/>
    <w:multiLevelType w:val="hybridMultilevel"/>
    <w:tmpl w:val="64B61FD2"/>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220BD1"/>
    <w:multiLevelType w:val="hybridMultilevel"/>
    <w:tmpl w:val="668A4F6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7EE0FBE"/>
    <w:multiLevelType w:val="hybridMultilevel"/>
    <w:tmpl w:val="2DAC73D6"/>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97361D8"/>
    <w:multiLevelType w:val="hybridMultilevel"/>
    <w:tmpl w:val="0706CA7C"/>
    <w:lvl w:ilvl="0" w:tplc="0807000F">
      <w:start w:val="1"/>
      <w:numFmt w:val="decimal"/>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D50223F"/>
    <w:multiLevelType w:val="hybridMultilevel"/>
    <w:tmpl w:val="024C683E"/>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3487D6A"/>
    <w:multiLevelType w:val="hybridMultilevel"/>
    <w:tmpl w:val="1886446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923280C"/>
    <w:multiLevelType w:val="hybridMultilevel"/>
    <w:tmpl w:val="FA02CC52"/>
    <w:lvl w:ilvl="0" w:tplc="0807000F">
      <w:start w:val="1"/>
      <w:numFmt w:val="decimal"/>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6C4A1518"/>
    <w:multiLevelType w:val="hybridMultilevel"/>
    <w:tmpl w:val="D320F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D4657A9"/>
    <w:multiLevelType w:val="hybridMultilevel"/>
    <w:tmpl w:val="79262E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35F5086"/>
    <w:multiLevelType w:val="hybridMultilevel"/>
    <w:tmpl w:val="CFC407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3706EFB"/>
    <w:multiLevelType w:val="hybridMultilevel"/>
    <w:tmpl w:val="9FA894C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8C3243C"/>
    <w:multiLevelType w:val="hybridMultilevel"/>
    <w:tmpl w:val="ADEE0358"/>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8"/>
  </w:num>
  <w:num w:numId="4">
    <w:abstractNumId w:val="11"/>
  </w:num>
  <w:num w:numId="5">
    <w:abstractNumId w:val="17"/>
  </w:num>
  <w:num w:numId="6">
    <w:abstractNumId w:val="21"/>
  </w:num>
  <w:num w:numId="7">
    <w:abstractNumId w:val="24"/>
  </w:num>
  <w:num w:numId="8">
    <w:abstractNumId w:val="9"/>
  </w:num>
  <w:num w:numId="9">
    <w:abstractNumId w:val="23"/>
  </w:num>
  <w:num w:numId="10">
    <w:abstractNumId w:val="25"/>
  </w:num>
  <w:num w:numId="11">
    <w:abstractNumId w:val="7"/>
  </w:num>
  <w:num w:numId="12">
    <w:abstractNumId w:val="16"/>
  </w:num>
  <w:num w:numId="13">
    <w:abstractNumId w:val="22"/>
  </w:num>
  <w:num w:numId="14">
    <w:abstractNumId w:val="4"/>
  </w:num>
  <w:num w:numId="15">
    <w:abstractNumId w:val="6"/>
  </w:num>
  <w:num w:numId="16">
    <w:abstractNumId w:val="18"/>
  </w:num>
  <w:num w:numId="17">
    <w:abstractNumId w:val="20"/>
  </w:num>
  <w:num w:numId="18">
    <w:abstractNumId w:val="14"/>
  </w:num>
  <w:num w:numId="19">
    <w:abstractNumId w:val="29"/>
  </w:num>
  <w:num w:numId="20">
    <w:abstractNumId w:val="2"/>
  </w:num>
  <w:num w:numId="21">
    <w:abstractNumId w:val="0"/>
  </w:num>
  <w:num w:numId="22">
    <w:abstractNumId w:val="10"/>
  </w:num>
  <w:num w:numId="23">
    <w:abstractNumId w:val="27"/>
  </w:num>
  <w:num w:numId="24">
    <w:abstractNumId w:val="1"/>
  </w:num>
  <w:num w:numId="25">
    <w:abstractNumId w:val="26"/>
  </w:num>
  <w:num w:numId="26">
    <w:abstractNumId w:val="13"/>
  </w:num>
  <w:num w:numId="2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5"/>
  </w:num>
  <w:num w:numId="30">
    <w:abstractNumId w:val="15"/>
  </w:num>
  <w:num w:numId="31">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2"/>
  </w:compat>
  <w:rsids>
    <w:rsidRoot w:val="009A6B31"/>
    <w:rsid w:val="0001095C"/>
    <w:rsid w:val="00023502"/>
    <w:rsid w:val="0003695F"/>
    <w:rsid w:val="000413CA"/>
    <w:rsid w:val="00045CE2"/>
    <w:rsid w:val="00060221"/>
    <w:rsid w:val="00070EBE"/>
    <w:rsid w:val="000743EA"/>
    <w:rsid w:val="00076A26"/>
    <w:rsid w:val="00094819"/>
    <w:rsid w:val="000A170A"/>
    <w:rsid w:val="000D2C7A"/>
    <w:rsid w:val="000E64FA"/>
    <w:rsid w:val="000F6BE6"/>
    <w:rsid w:val="00104DEE"/>
    <w:rsid w:val="001077E0"/>
    <w:rsid w:val="00114DF1"/>
    <w:rsid w:val="00117C30"/>
    <w:rsid w:val="0012154D"/>
    <w:rsid w:val="00133018"/>
    <w:rsid w:val="00133EC4"/>
    <w:rsid w:val="00135BDA"/>
    <w:rsid w:val="00153091"/>
    <w:rsid w:val="0016230D"/>
    <w:rsid w:val="0017361C"/>
    <w:rsid w:val="00177352"/>
    <w:rsid w:val="001A3D67"/>
    <w:rsid w:val="001C0CC6"/>
    <w:rsid w:val="001C34A3"/>
    <w:rsid w:val="001C3B2D"/>
    <w:rsid w:val="001E0917"/>
    <w:rsid w:val="001E21AE"/>
    <w:rsid w:val="001E2547"/>
    <w:rsid w:val="001E59D9"/>
    <w:rsid w:val="001E7BA5"/>
    <w:rsid w:val="001F4734"/>
    <w:rsid w:val="001F5607"/>
    <w:rsid w:val="00205320"/>
    <w:rsid w:val="00207C17"/>
    <w:rsid w:val="00212A4C"/>
    <w:rsid w:val="00214465"/>
    <w:rsid w:val="00217EF9"/>
    <w:rsid w:val="00221B04"/>
    <w:rsid w:val="0022490F"/>
    <w:rsid w:val="002262EA"/>
    <w:rsid w:val="00230B20"/>
    <w:rsid w:val="00231D87"/>
    <w:rsid w:val="002331A9"/>
    <w:rsid w:val="00235431"/>
    <w:rsid w:val="00235B42"/>
    <w:rsid w:val="0024616A"/>
    <w:rsid w:val="00250E2E"/>
    <w:rsid w:val="002841AB"/>
    <w:rsid w:val="002871DA"/>
    <w:rsid w:val="002A2EA1"/>
    <w:rsid w:val="002B173C"/>
    <w:rsid w:val="002B5781"/>
    <w:rsid w:val="002C1B8C"/>
    <w:rsid w:val="002E487F"/>
    <w:rsid w:val="002E7694"/>
    <w:rsid w:val="002F638D"/>
    <w:rsid w:val="00302618"/>
    <w:rsid w:val="00302ACB"/>
    <w:rsid w:val="0031440A"/>
    <w:rsid w:val="0035327D"/>
    <w:rsid w:val="00372620"/>
    <w:rsid w:val="00386A82"/>
    <w:rsid w:val="00394CE0"/>
    <w:rsid w:val="00395D64"/>
    <w:rsid w:val="003B7C70"/>
    <w:rsid w:val="003C5246"/>
    <w:rsid w:val="003D0BA3"/>
    <w:rsid w:val="003F6654"/>
    <w:rsid w:val="003F74E8"/>
    <w:rsid w:val="00405D53"/>
    <w:rsid w:val="00410494"/>
    <w:rsid w:val="00432E33"/>
    <w:rsid w:val="0044140C"/>
    <w:rsid w:val="0044166D"/>
    <w:rsid w:val="00450AFE"/>
    <w:rsid w:val="004544EA"/>
    <w:rsid w:val="004576B7"/>
    <w:rsid w:val="00467773"/>
    <w:rsid w:val="0047014F"/>
    <w:rsid w:val="004724E4"/>
    <w:rsid w:val="00472AA3"/>
    <w:rsid w:val="004932F2"/>
    <w:rsid w:val="004A73C6"/>
    <w:rsid w:val="004A748E"/>
    <w:rsid w:val="004A7504"/>
    <w:rsid w:val="004B05C2"/>
    <w:rsid w:val="004B57DA"/>
    <w:rsid w:val="004D0AC8"/>
    <w:rsid w:val="004D518A"/>
    <w:rsid w:val="004D54EB"/>
    <w:rsid w:val="004E2A5C"/>
    <w:rsid w:val="004E3B23"/>
    <w:rsid w:val="004F55B3"/>
    <w:rsid w:val="004F62C9"/>
    <w:rsid w:val="0050181E"/>
    <w:rsid w:val="00504B50"/>
    <w:rsid w:val="00510535"/>
    <w:rsid w:val="0051790F"/>
    <w:rsid w:val="00517BB0"/>
    <w:rsid w:val="0052178E"/>
    <w:rsid w:val="0052381C"/>
    <w:rsid w:val="00527488"/>
    <w:rsid w:val="005275B9"/>
    <w:rsid w:val="0053252A"/>
    <w:rsid w:val="00537819"/>
    <w:rsid w:val="00540A78"/>
    <w:rsid w:val="005522A9"/>
    <w:rsid w:val="00556707"/>
    <w:rsid w:val="005711E4"/>
    <w:rsid w:val="00573325"/>
    <w:rsid w:val="00581A75"/>
    <w:rsid w:val="0058432C"/>
    <w:rsid w:val="005862B3"/>
    <w:rsid w:val="005868A5"/>
    <w:rsid w:val="00594095"/>
    <w:rsid w:val="005A20F8"/>
    <w:rsid w:val="005A5047"/>
    <w:rsid w:val="005C156D"/>
    <w:rsid w:val="005C3503"/>
    <w:rsid w:val="005D6E72"/>
    <w:rsid w:val="005E67A0"/>
    <w:rsid w:val="005F38F4"/>
    <w:rsid w:val="006047A9"/>
    <w:rsid w:val="0060539D"/>
    <w:rsid w:val="006104C9"/>
    <w:rsid w:val="00613E80"/>
    <w:rsid w:val="00620D24"/>
    <w:rsid w:val="00634A5B"/>
    <w:rsid w:val="00655A54"/>
    <w:rsid w:val="0065613A"/>
    <w:rsid w:val="006643D8"/>
    <w:rsid w:val="00671DD2"/>
    <w:rsid w:val="00672A13"/>
    <w:rsid w:val="00685D3B"/>
    <w:rsid w:val="0068657D"/>
    <w:rsid w:val="0069544E"/>
    <w:rsid w:val="00697286"/>
    <w:rsid w:val="006A6E7A"/>
    <w:rsid w:val="006E2CA1"/>
    <w:rsid w:val="006E5D94"/>
    <w:rsid w:val="006E60C2"/>
    <w:rsid w:val="006F1B28"/>
    <w:rsid w:val="006F2858"/>
    <w:rsid w:val="006F5E8D"/>
    <w:rsid w:val="00700734"/>
    <w:rsid w:val="0071121E"/>
    <w:rsid w:val="00714A49"/>
    <w:rsid w:val="00717827"/>
    <w:rsid w:val="007218E3"/>
    <w:rsid w:val="007230AF"/>
    <w:rsid w:val="00730354"/>
    <w:rsid w:val="00730BF1"/>
    <w:rsid w:val="0073234E"/>
    <w:rsid w:val="00732694"/>
    <w:rsid w:val="00736482"/>
    <w:rsid w:val="00742B6C"/>
    <w:rsid w:val="0076449B"/>
    <w:rsid w:val="0077666B"/>
    <w:rsid w:val="00783261"/>
    <w:rsid w:val="00785F26"/>
    <w:rsid w:val="00795823"/>
    <w:rsid w:val="00797880"/>
    <w:rsid w:val="007A0F86"/>
    <w:rsid w:val="007B615A"/>
    <w:rsid w:val="007F63B3"/>
    <w:rsid w:val="00806ED0"/>
    <w:rsid w:val="00832D17"/>
    <w:rsid w:val="008346FA"/>
    <w:rsid w:val="00834A04"/>
    <w:rsid w:val="00836B07"/>
    <w:rsid w:val="00847A1C"/>
    <w:rsid w:val="0088140C"/>
    <w:rsid w:val="00884958"/>
    <w:rsid w:val="008974C5"/>
    <w:rsid w:val="008A1628"/>
    <w:rsid w:val="008B7548"/>
    <w:rsid w:val="008C6CFF"/>
    <w:rsid w:val="008C6D89"/>
    <w:rsid w:val="008D02D4"/>
    <w:rsid w:val="008D09FA"/>
    <w:rsid w:val="008D7BDA"/>
    <w:rsid w:val="008F19B5"/>
    <w:rsid w:val="009062AF"/>
    <w:rsid w:val="009065C2"/>
    <w:rsid w:val="009157EC"/>
    <w:rsid w:val="00926E49"/>
    <w:rsid w:val="00927660"/>
    <w:rsid w:val="0094263B"/>
    <w:rsid w:val="00946B80"/>
    <w:rsid w:val="0095216D"/>
    <w:rsid w:val="009565D3"/>
    <w:rsid w:val="00966A4D"/>
    <w:rsid w:val="00976AFC"/>
    <w:rsid w:val="0098689A"/>
    <w:rsid w:val="009A6B31"/>
    <w:rsid w:val="009B4BA3"/>
    <w:rsid w:val="009B6C70"/>
    <w:rsid w:val="009B7616"/>
    <w:rsid w:val="009D1AD5"/>
    <w:rsid w:val="009D6D44"/>
    <w:rsid w:val="009D7BE4"/>
    <w:rsid w:val="009E0837"/>
    <w:rsid w:val="009E7D31"/>
    <w:rsid w:val="00A031B3"/>
    <w:rsid w:val="00A0601C"/>
    <w:rsid w:val="00A21793"/>
    <w:rsid w:val="00A25271"/>
    <w:rsid w:val="00A346A3"/>
    <w:rsid w:val="00A519A7"/>
    <w:rsid w:val="00A64298"/>
    <w:rsid w:val="00A8434E"/>
    <w:rsid w:val="00A879A2"/>
    <w:rsid w:val="00A9066A"/>
    <w:rsid w:val="00A94B6D"/>
    <w:rsid w:val="00AA0A7F"/>
    <w:rsid w:val="00AB0B33"/>
    <w:rsid w:val="00AB121C"/>
    <w:rsid w:val="00AB21E6"/>
    <w:rsid w:val="00AC2D81"/>
    <w:rsid w:val="00AD2704"/>
    <w:rsid w:val="00AD416F"/>
    <w:rsid w:val="00AD4626"/>
    <w:rsid w:val="00AF0228"/>
    <w:rsid w:val="00AF16EE"/>
    <w:rsid w:val="00AF50F4"/>
    <w:rsid w:val="00B21819"/>
    <w:rsid w:val="00B222FC"/>
    <w:rsid w:val="00B3220F"/>
    <w:rsid w:val="00B645DF"/>
    <w:rsid w:val="00B66901"/>
    <w:rsid w:val="00B71514"/>
    <w:rsid w:val="00B74A5B"/>
    <w:rsid w:val="00B844C0"/>
    <w:rsid w:val="00B93C50"/>
    <w:rsid w:val="00BA07BB"/>
    <w:rsid w:val="00BA575F"/>
    <w:rsid w:val="00BB1275"/>
    <w:rsid w:val="00BB457D"/>
    <w:rsid w:val="00BC054B"/>
    <w:rsid w:val="00BC0B09"/>
    <w:rsid w:val="00BC612F"/>
    <w:rsid w:val="00BC6CC4"/>
    <w:rsid w:val="00BD2B40"/>
    <w:rsid w:val="00BE0B38"/>
    <w:rsid w:val="00C00362"/>
    <w:rsid w:val="00C06A84"/>
    <w:rsid w:val="00C118FC"/>
    <w:rsid w:val="00C11EDC"/>
    <w:rsid w:val="00C13F45"/>
    <w:rsid w:val="00C16C52"/>
    <w:rsid w:val="00C2127A"/>
    <w:rsid w:val="00C2131A"/>
    <w:rsid w:val="00C5199B"/>
    <w:rsid w:val="00C65F0C"/>
    <w:rsid w:val="00C765BE"/>
    <w:rsid w:val="00C76E7A"/>
    <w:rsid w:val="00C83946"/>
    <w:rsid w:val="00C86558"/>
    <w:rsid w:val="00C92288"/>
    <w:rsid w:val="00CA7B69"/>
    <w:rsid w:val="00CC470D"/>
    <w:rsid w:val="00CD0216"/>
    <w:rsid w:val="00D01258"/>
    <w:rsid w:val="00D12845"/>
    <w:rsid w:val="00D130D4"/>
    <w:rsid w:val="00D3100B"/>
    <w:rsid w:val="00D345EA"/>
    <w:rsid w:val="00D40276"/>
    <w:rsid w:val="00D43DE5"/>
    <w:rsid w:val="00D57CDF"/>
    <w:rsid w:val="00D60C80"/>
    <w:rsid w:val="00D65A66"/>
    <w:rsid w:val="00D90064"/>
    <w:rsid w:val="00D92286"/>
    <w:rsid w:val="00DA2DC8"/>
    <w:rsid w:val="00DA60DB"/>
    <w:rsid w:val="00DC0ADE"/>
    <w:rsid w:val="00DC566C"/>
    <w:rsid w:val="00DE3CE8"/>
    <w:rsid w:val="00DE5AF0"/>
    <w:rsid w:val="00DE71F8"/>
    <w:rsid w:val="00DE7CFF"/>
    <w:rsid w:val="00DF3EC8"/>
    <w:rsid w:val="00DF788D"/>
    <w:rsid w:val="00E008EF"/>
    <w:rsid w:val="00E07B5C"/>
    <w:rsid w:val="00E2016C"/>
    <w:rsid w:val="00E207E2"/>
    <w:rsid w:val="00E27F3A"/>
    <w:rsid w:val="00E3032E"/>
    <w:rsid w:val="00E362DB"/>
    <w:rsid w:val="00E43218"/>
    <w:rsid w:val="00E677FE"/>
    <w:rsid w:val="00E7428E"/>
    <w:rsid w:val="00E7456C"/>
    <w:rsid w:val="00E824DC"/>
    <w:rsid w:val="00E87602"/>
    <w:rsid w:val="00E96D46"/>
    <w:rsid w:val="00EA1203"/>
    <w:rsid w:val="00EB29ED"/>
    <w:rsid w:val="00EC1C09"/>
    <w:rsid w:val="00ED68EF"/>
    <w:rsid w:val="00EE6148"/>
    <w:rsid w:val="00EF30D3"/>
    <w:rsid w:val="00F00763"/>
    <w:rsid w:val="00F023F2"/>
    <w:rsid w:val="00F05962"/>
    <w:rsid w:val="00F22AF5"/>
    <w:rsid w:val="00F54DE0"/>
    <w:rsid w:val="00F612C6"/>
    <w:rsid w:val="00F64AA6"/>
    <w:rsid w:val="00F71B4C"/>
    <w:rsid w:val="00F84F1B"/>
    <w:rsid w:val="00F874A9"/>
    <w:rsid w:val="00FB55C6"/>
    <w:rsid w:val="00FD0506"/>
    <w:rsid w:val="00FD0A8E"/>
    <w:rsid w:val="00FD2C81"/>
    <w:rsid w:val="00FF51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shapelayout v:ext="edit">
      <o:idmap v:ext="edit" data="1"/>
    </o:shapelayout>
  </w:shapeDefaults>
  <w:decimalSymbol w:val="."/>
  <w:listSeparator w:val=";"/>
  <w14:docId w14:val="338F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59D9"/>
    <w:rPr>
      <w:rFonts w:ascii="Arial" w:hAnsi="Arial"/>
      <w:szCs w:val="24"/>
      <w:lang w:val="en-GB" w:eastAsia="en-US"/>
    </w:rPr>
  </w:style>
  <w:style w:type="paragraph" w:styleId="Heading1">
    <w:name w:val="heading 1"/>
    <w:basedOn w:val="Normal"/>
    <w:next w:val="Normal"/>
    <w:qFormat/>
    <w:rsid w:val="001E59D9"/>
    <w:pPr>
      <w:keepNext/>
      <w:tabs>
        <w:tab w:val="left" w:pos="5220"/>
      </w:tabs>
      <w:outlineLvl w:val="0"/>
    </w:pPr>
    <w:rPr>
      <w:b/>
      <w:bCs/>
      <w:sz w:val="28"/>
      <w:u w:val="single"/>
    </w:rPr>
  </w:style>
  <w:style w:type="paragraph" w:styleId="Heading2">
    <w:name w:val="heading 2"/>
    <w:basedOn w:val="Normal"/>
    <w:next w:val="Normal"/>
    <w:qFormat/>
    <w:rsid w:val="001E59D9"/>
    <w:pPr>
      <w:keepNext/>
      <w:tabs>
        <w:tab w:val="left" w:pos="5220"/>
      </w:tabs>
      <w:outlineLvl w:val="1"/>
    </w:pPr>
    <w:rPr>
      <w:b/>
      <w:bCs/>
      <w:sz w:val="32"/>
    </w:rPr>
  </w:style>
  <w:style w:type="paragraph" w:styleId="Heading3">
    <w:name w:val="heading 3"/>
    <w:basedOn w:val="Normal"/>
    <w:next w:val="Normal"/>
    <w:qFormat/>
    <w:rsid w:val="001E59D9"/>
    <w:pPr>
      <w:keepNext/>
      <w:tabs>
        <w:tab w:val="left" w:pos="5220"/>
      </w:tabs>
      <w:outlineLvl w:val="2"/>
    </w:pPr>
    <w:rPr>
      <w:b/>
      <w:bCs/>
    </w:rPr>
  </w:style>
  <w:style w:type="paragraph" w:styleId="Heading4">
    <w:name w:val="heading 4"/>
    <w:basedOn w:val="Normal"/>
    <w:next w:val="Normal"/>
    <w:qFormat/>
    <w:rsid w:val="001E59D9"/>
    <w:pPr>
      <w:keepNext/>
      <w:jc w:val="center"/>
      <w:outlineLvl w:val="3"/>
    </w:pPr>
    <w:rPr>
      <w:b/>
      <w:bCs/>
    </w:rPr>
  </w:style>
  <w:style w:type="paragraph" w:styleId="Heading5">
    <w:name w:val="heading 5"/>
    <w:basedOn w:val="Normal"/>
    <w:next w:val="Normal"/>
    <w:qFormat/>
    <w:rsid w:val="001E59D9"/>
    <w:pPr>
      <w:keepNext/>
      <w:numPr>
        <w:ilvl w:val="4"/>
        <w:numId w:val="1"/>
      </w:numPr>
      <w:outlineLvl w:val="4"/>
    </w:pPr>
    <w:rPr>
      <w:i/>
      <w:iCs/>
      <w:sz w:val="18"/>
      <w:szCs w:val="20"/>
      <w:lang w:val="de-DE"/>
    </w:rPr>
  </w:style>
  <w:style w:type="paragraph" w:styleId="Heading6">
    <w:name w:val="heading 6"/>
    <w:basedOn w:val="Normal"/>
    <w:next w:val="Normal"/>
    <w:qFormat/>
    <w:rsid w:val="001E59D9"/>
    <w:pPr>
      <w:numPr>
        <w:ilvl w:val="5"/>
        <w:numId w:val="1"/>
      </w:numPr>
      <w:spacing w:before="240" w:after="60"/>
      <w:outlineLvl w:val="5"/>
    </w:pPr>
    <w:rPr>
      <w:rFonts w:ascii="Times New Roman" w:hAnsi="Times New Roman"/>
      <w:b/>
      <w:bCs/>
      <w:sz w:val="22"/>
      <w:szCs w:val="22"/>
      <w:lang w:val="de-DE"/>
    </w:rPr>
  </w:style>
  <w:style w:type="paragraph" w:styleId="Heading7">
    <w:name w:val="heading 7"/>
    <w:basedOn w:val="Normal"/>
    <w:next w:val="Normal"/>
    <w:qFormat/>
    <w:rsid w:val="001E59D9"/>
    <w:pPr>
      <w:numPr>
        <w:ilvl w:val="6"/>
        <w:numId w:val="1"/>
      </w:numPr>
      <w:spacing w:before="240" w:after="60"/>
      <w:outlineLvl w:val="6"/>
    </w:pPr>
    <w:rPr>
      <w:rFonts w:ascii="Times New Roman" w:hAnsi="Times New Roman"/>
      <w:sz w:val="24"/>
      <w:lang w:val="de-DE"/>
    </w:rPr>
  </w:style>
  <w:style w:type="paragraph" w:styleId="Heading8">
    <w:name w:val="heading 8"/>
    <w:basedOn w:val="Normal"/>
    <w:next w:val="Normal"/>
    <w:qFormat/>
    <w:rsid w:val="001E59D9"/>
    <w:pPr>
      <w:numPr>
        <w:ilvl w:val="7"/>
        <w:numId w:val="1"/>
      </w:numPr>
      <w:spacing w:before="240" w:after="60"/>
      <w:outlineLvl w:val="7"/>
    </w:pPr>
    <w:rPr>
      <w:rFonts w:ascii="Times New Roman" w:hAnsi="Times New Roman"/>
      <w:i/>
      <w:iCs/>
      <w:sz w:val="24"/>
      <w:lang w:val="de-DE"/>
    </w:rPr>
  </w:style>
  <w:style w:type="paragraph" w:styleId="Heading9">
    <w:name w:val="heading 9"/>
    <w:basedOn w:val="Normal"/>
    <w:next w:val="Normal"/>
    <w:qFormat/>
    <w:rsid w:val="001E59D9"/>
    <w:pPr>
      <w:numPr>
        <w:ilvl w:val="8"/>
        <w:numId w:val="1"/>
      </w:numPr>
      <w:spacing w:before="240" w:after="60"/>
      <w:outlineLvl w:val="8"/>
    </w:pPr>
    <w:rPr>
      <w:rFonts w:cs="Arial"/>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Title"/>
    <w:basedOn w:val="Normal"/>
    <w:rsid w:val="001E59D9"/>
    <w:rPr>
      <w:b/>
      <w:bCs/>
      <w:lang w:val="de-CH"/>
    </w:rPr>
  </w:style>
  <w:style w:type="paragraph" w:styleId="Header">
    <w:name w:val="header"/>
    <w:basedOn w:val="Normal"/>
    <w:rsid w:val="001E59D9"/>
    <w:pPr>
      <w:tabs>
        <w:tab w:val="center" w:pos="4536"/>
        <w:tab w:val="right" w:pos="9072"/>
      </w:tabs>
    </w:pPr>
  </w:style>
  <w:style w:type="paragraph" w:styleId="Footer">
    <w:name w:val="footer"/>
    <w:basedOn w:val="Normal"/>
    <w:rsid w:val="001E59D9"/>
    <w:pPr>
      <w:tabs>
        <w:tab w:val="center" w:pos="4536"/>
        <w:tab w:val="right" w:pos="9072"/>
      </w:tabs>
    </w:pPr>
  </w:style>
  <w:style w:type="paragraph" w:styleId="DocumentMap">
    <w:name w:val="Document Map"/>
    <w:basedOn w:val="Normal"/>
    <w:semiHidden/>
    <w:rsid w:val="002F638D"/>
    <w:pPr>
      <w:shd w:val="clear" w:color="auto" w:fill="000080"/>
    </w:pPr>
    <w:rPr>
      <w:rFonts w:ascii="Tahoma" w:hAnsi="Tahoma" w:cs="Tahoma"/>
      <w:szCs w:val="20"/>
    </w:rPr>
  </w:style>
  <w:style w:type="paragraph" w:styleId="BalloonText">
    <w:name w:val="Balloon Text"/>
    <w:basedOn w:val="Normal"/>
    <w:semiHidden/>
    <w:rsid w:val="00556707"/>
    <w:rPr>
      <w:rFonts w:ascii="Tahoma" w:hAnsi="Tahoma" w:cs="Tahoma"/>
      <w:sz w:val="16"/>
      <w:szCs w:val="16"/>
    </w:rPr>
  </w:style>
  <w:style w:type="paragraph" w:styleId="Caption">
    <w:name w:val="caption"/>
    <w:basedOn w:val="Normal"/>
    <w:next w:val="Normal"/>
    <w:unhideWhenUsed/>
    <w:qFormat/>
    <w:rsid w:val="009062AF"/>
    <w:rPr>
      <w:b/>
      <w:bCs/>
      <w:szCs w:val="20"/>
    </w:rPr>
  </w:style>
  <w:style w:type="paragraph" w:styleId="FootnoteText">
    <w:name w:val="footnote text"/>
    <w:basedOn w:val="Normal"/>
    <w:link w:val="FootnoteTextChar"/>
    <w:rsid w:val="009062AF"/>
    <w:rPr>
      <w:szCs w:val="20"/>
    </w:rPr>
  </w:style>
  <w:style w:type="character" w:customStyle="1" w:styleId="FootnoteTextChar">
    <w:name w:val="Footnote Text Char"/>
    <w:basedOn w:val="DefaultParagraphFont"/>
    <w:link w:val="FootnoteText"/>
    <w:rsid w:val="009062AF"/>
    <w:rPr>
      <w:rFonts w:ascii="Arial" w:hAnsi="Arial"/>
      <w:lang w:val="en-GB" w:eastAsia="en-US"/>
    </w:rPr>
  </w:style>
  <w:style w:type="character" w:styleId="FootnoteReference">
    <w:name w:val="footnote reference"/>
    <w:basedOn w:val="DefaultParagraphFont"/>
    <w:rsid w:val="009062AF"/>
    <w:rPr>
      <w:vertAlign w:val="superscript"/>
    </w:rPr>
  </w:style>
  <w:style w:type="paragraph" w:styleId="Revision">
    <w:name w:val="Revision"/>
    <w:hidden/>
    <w:uiPriority w:val="99"/>
    <w:semiHidden/>
    <w:rsid w:val="004F62C9"/>
    <w:rPr>
      <w:rFonts w:ascii="Arial" w:hAnsi="Arial"/>
      <w:szCs w:val="24"/>
      <w:lang w:val="en-GB" w:eastAsia="en-US"/>
    </w:rPr>
  </w:style>
  <w:style w:type="character" w:styleId="CommentReference">
    <w:name w:val="annotation reference"/>
    <w:basedOn w:val="DefaultParagraphFont"/>
    <w:rsid w:val="00730BF1"/>
    <w:rPr>
      <w:sz w:val="16"/>
      <w:szCs w:val="16"/>
    </w:rPr>
  </w:style>
  <w:style w:type="paragraph" w:styleId="CommentText">
    <w:name w:val="annotation text"/>
    <w:basedOn w:val="Normal"/>
    <w:link w:val="CommentTextChar"/>
    <w:rsid w:val="00730BF1"/>
    <w:rPr>
      <w:szCs w:val="20"/>
    </w:rPr>
  </w:style>
  <w:style w:type="character" w:customStyle="1" w:styleId="CommentTextChar">
    <w:name w:val="Comment Text Char"/>
    <w:basedOn w:val="DefaultParagraphFont"/>
    <w:link w:val="CommentText"/>
    <w:rsid w:val="00730BF1"/>
    <w:rPr>
      <w:rFonts w:ascii="Arial" w:hAnsi="Arial"/>
      <w:lang w:val="en-GB" w:eastAsia="en-US"/>
    </w:rPr>
  </w:style>
  <w:style w:type="paragraph" w:styleId="CommentSubject">
    <w:name w:val="annotation subject"/>
    <w:basedOn w:val="CommentText"/>
    <w:next w:val="CommentText"/>
    <w:link w:val="CommentSubjectChar"/>
    <w:rsid w:val="00730BF1"/>
    <w:rPr>
      <w:b/>
      <w:bCs/>
    </w:rPr>
  </w:style>
  <w:style w:type="character" w:customStyle="1" w:styleId="CommentSubjectChar">
    <w:name w:val="Comment Subject Char"/>
    <w:basedOn w:val="CommentTextChar"/>
    <w:link w:val="CommentSubject"/>
    <w:rsid w:val="00730BF1"/>
    <w:rPr>
      <w:rFonts w:ascii="Arial" w:hAnsi="Arial"/>
      <w:b/>
      <w:bCs/>
      <w:lang w:val="en-GB" w:eastAsia="en-US"/>
    </w:rPr>
  </w:style>
  <w:style w:type="character" w:styleId="PlaceholderText">
    <w:name w:val="Placeholder Text"/>
    <w:basedOn w:val="DefaultParagraphFont"/>
    <w:uiPriority w:val="99"/>
    <w:semiHidden/>
    <w:rsid w:val="00DC0ADE"/>
    <w:rPr>
      <w:color w:val="808080"/>
    </w:rPr>
  </w:style>
  <w:style w:type="paragraph" w:styleId="ListParagraph">
    <w:name w:val="List Paragraph"/>
    <w:basedOn w:val="Normal"/>
    <w:uiPriority w:val="34"/>
    <w:qFormat/>
    <w:rsid w:val="00DC0ADE"/>
    <w:pPr>
      <w:ind w:left="720"/>
      <w:contextualSpacing/>
    </w:pPr>
  </w:style>
  <w:style w:type="table" w:styleId="TableGrid">
    <w:name w:val="Table Grid"/>
    <w:basedOn w:val="TableNormal"/>
    <w:rsid w:val="00DC0AD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elklein">
    <w:name w:val="Titel_klein"/>
    <w:basedOn w:val="Normal"/>
    <w:autoRedefine/>
    <w:rsid w:val="00DC0ADE"/>
    <w:pPr>
      <w:pBdr>
        <w:bottom w:val="single" w:sz="4" w:space="1" w:color="C0C0C0"/>
      </w:pBdr>
      <w:jc w:val="both"/>
    </w:pPr>
    <w:rPr>
      <w:sz w:val="12"/>
      <w:szCs w:val="20"/>
      <w:lang w:val="de-CH"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0976">
      <w:bodyDiv w:val="1"/>
      <w:marLeft w:val="0"/>
      <w:marRight w:val="0"/>
      <w:marTop w:val="0"/>
      <w:marBottom w:val="0"/>
      <w:divBdr>
        <w:top w:val="none" w:sz="0" w:space="0" w:color="auto"/>
        <w:left w:val="none" w:sz="0" w:space="0" w:color="auto"/>
        <w:bottom w:val="none" w:sz="0" w:space="0" w:color="auto"/>
        <w:right w:val="none" w:sz="0" w:space="0" w:color="auto"/>
      </w:divBdr>
    </w:div>
    <w:div w:id="454836195">
      <w:bodyDiv w:val="1"/>
      <w:marLeft w:val="0"/>
      <w:marRight w:val="0"/>
      <w:marTop w:val="0"/>
      <w:marBottom w:val="0"/>
      <w:divBdr>
        <w:top w:val="none" w:sz="0" w:space="0" w:color="auto"/>
        <w:left w:val="none" w:sz="0" w:space="0" w:color="auto"/>
        <w:bottom w:val="none" w:sz="0" w:space="0" w:color="auto"/>
        <w:right w:val="none" w:sz="0" w:space="0" w:color="auto"/>
      </w:divBdr>
    </w:div>
    <w:div w:id="483011722">
      <w:bodyDiv w:val="1"/>
      <w:marLeft w:val="0"/>
      <w:marRight w:val="0"/>
      <w:marTop w:val="0"/>
      <w:marBottom w:val="0"/>
      <w:divBdr>
        <w:top w:val="none" w:sz="0" w:space="0" w:color="auto"/>
        <w:left w:val="none" w:sz="0" w:space="0" w:color="auto"/>
        <w:bottom w:val="none" w:sz="0" w:space="0" w:color="auto"/>
        <w:right w:val="none" w:sz="0" w:space="0" w:color="auto"/>
      </w:divBdr>
    </w:div>
    <w:div w:id="1283537704">
      <w:bodyDiv w:val="1"/>
      <w:marLeft w:val="0"/>
      <w:marRight w:val="0"/>
      <w:marTop w:val="0"/>
      <w:marBottom w:val="0"/>
      <w:divBdr>
        <w:top w:val="none" w:sz="0" w:space="0" w:color="auto"/>
        <w:left w:val="none" w:sz="0" w:space="0" w:color="auto"/>
        <w:bottom w:val="none" w:sz="0" w:space="0" w:color="auto"/>
        <w:right w:val="none" w:sz="0" w:space="0" w:color="auto"/>
      </w:divBdr>
    </w:div>
    <w:div w:id="1521316180">
      <w:bodyDiv w:val="1"/>
      <w:marLeft w:val="0"/>
      <w:marRight w:val="0"/>
      <w:marTop w:val="0"/>
      <w:marBottom w:val="0"/>
      <w:divBdr>
        <w:top w:val="none" w:sz="0" w:space="0" w:color="auto"/>
        <w:left w:val="none" w:sz="0" w:space="0" w:color="auto"/>
        <w:bottom w:val="none" w:sz="0" w:space="0" w:color="auto"/>
        <w:right w:val="none" w:sz="0" w:space="0" w:color="auto"/>
      </w:divBdr>
    </w:div>
    <w:div w:id="1943368482">
      <w:bodyDiv w:val="1"/>
      <w:marLeft w:val="0"/>
      <w:marRight w:val="0"/>
      <w:marTop w:val="0"/>
      <w:marBottom w:val="0"/>
      <w:divBdr>
        <w:top w:val="none" w:sz="0" w:space="0" w:color="auto"/>
        <w:left w:val="none" w:sz="0" w:space="0" w:color="auto"/>
        <w:bottom w:val="none" w:sz="0" w:space="0" w:color="auto"/>
        <w:right w:val="none" w:sz="0" w:space="0" w:color="auto"/>
      </w:divBdr>
    </w:div>
    <w:div w:id="211682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0113\Desktop\U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B554F5680363B4AA4C29B5A100DE2DE" ma:contentTypeVersion="1" ma:contentTypeDescription="Create a new document." ma:contentTypeScope="" ma:versionID="422c2d35d20fdbd22fccc8daac5546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6C94B-2552-4D56-9225-FBA7A96F1DC8}">
  <ds:schemaRefs>
    <ds:schemaRef ds:uri="http://purl.org/dc/elements/1.1/"/>
    <ds:schemaRef ds:uri="http://purl.org/dc/dcmitype/"/>
    <ds:schemaRef ds:uri="http://schemas.microsoft.com/office/2006/metadata/properties"/>
    <ds:schemaRef ds:uri="http://schemas.openxmlformats.org/package/2006/metadata/core-properties"/>
    <ds:schemaRef ds:uri="http://www.w3.org/XML/1998/namespace"/>
    <ds:schemaRef ds:uri="http://schemas.microsoft.com/office/2006/documentManagement/types"/>
    <ds:schemaRef ds:uri="http://purl.org/dc/terms/"/>
  </ds:schemaRefs>
</ds:datastoreItem>
</file>

<file path=customXml/itemProps2.xml><?xml version="1.0" encoding="utf-8"?>
<ds:datastoreItem xmlns:ds="http://schemas.openxmlformats.org/officeDocument/2006/customXml" ds:itemID="{3A3F1700-5DA0-48F4-8028-D304584F348B}">
  <ds:schemaRefs>
    <ds:schemaRef ds:uri="http://schemas.microsoft.com/office/2006/metadata/longProperties"/>
  </ds:schemaRefs>
</ds:datastoreItem>
</file>

<file path=customXml/itemProps3.xml><?xml version="1.0" encoding="utf-8"?>
<ds:datastoreItem xmlns:ds="http://schemas.openxmlformats.org/officeDocument/2006/customXml" ds:itemID="{A3EDAA44-B0BF-4A8A-A5CF-E409EE604412}">
  <ds:schemaRefs>
    <ds:schemaRef ds:uri="http://schemas.microsoft.com/sharepoint/v3/contenttype/forms"/>
  </ds:schemaRefs>
</ds:datastoreItem>
</file>

<file path=customXml/itemProps4.xml><?xml version="1.0" encoding="utf-8"?>
<ds:datastoreItem xmlns:ds="http://schemas.openxmlformats.org/officeDocument/2006/customXml" ds:itemID="{6D1638E3-5447-4E98-87B6-44533F56F5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997178DA-6829-42E6-BF23-0F61560F0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UC_Template.dotx</Template>
  <TotalTime>0</TotalTime>
  <Pages>14</Pages>
  <Words>2755</Words>
  <Characters>17359</Characters>
  <Application>Microsoft Office Word</Application>
  <DocSecurity>0</DocSecurity>
  <Lines>144</Lines>
  <Paragraphs>40</Paragraphs>
  <ScaleCrop>false</ScaleCrop>
  <HeadingPairs>
    <vt:vector size="6" baseType="variant">
      <vt:variant>
        <vt:lpstr>Title</vt:lpstr>
      </vt:variant>
      <vt:variant>
        <vt:i4>1</vt:i4>
      </vt:variant>
      <vt:variant>
        <vt:lpstr>Headings</vt:lpstr>
      </vt:variant>
      <vt:variant>
        <vt:i4>7</vt:i4>
      </vt:variant>
      <vt:variant>
        <vt:lpstr>Titel</vt:lpstr>
      </vt:variant>
      <vt:variant>
        <vt:i4>1</vt:i4>
      </vt:variant>
    </vt:vector>
  </HeadingPairs>
  <TitlesOfParts>
    <vt:vector size="9" baseType="lpstr">
      <vt:lpstr>Use Case ROOMS PRO R.4.0</vt:lpstr>
      <vt:lpstr/>
      <vt:lpstr/>
      <vt:lpstr>Use Case Details</vt:lpstr>
      <vt:lpstr/>
      <vt:lpstr/>
      <vt:lpstr/>
      <vt:lpstr>Anhang:</vt:lpstr>
      <vt:lpstr>Use Cases Release 4.0</vt:lpstr>
    </vt:vector>
  </TitlesOfParts>
  <Manager>Mario Haller</Manager>
  <Company>GARAIO AG</Company>
  <LinksUpToDate>false</LinksUpToDate>
  <CharactersWithSpaces>20074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SUC_201.001_Ressource_reservieren</dc:title>
  <dc:subject>105.001</dc:subject>
  <dc:creator>Tim Bänziger</dc:creator>
  <cp:keywords>ROOMS, Ressourcen</cp:keywords>
  <cp:lastModifiedBy>Tim Bänziger</cp:lastModifiedBy>
  <cp:revision>3</cp:revision>
  <cp:lastPrinted>2009-03-18T14:26:00Z</cp:lastPrinted>
  <dcterms:created xsi:type="dcterms:W3CDTF">2010-01-25T11:09:00Z</dcterms:created>
  <dcterms:modified xsi:type="dcterms:W3CDTF">2010-04-28T13:27:00Z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0x0101005B554F5680363B4AA4C29B5A100DE2DE</vt:lpwstr>
  </property>
</Properties>
</file>
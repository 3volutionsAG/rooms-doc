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2D69B"/>
        <w:tblLayout w:type="fixed"/>
        <w:tblCellMar>
          <w:top w:w="57" w:type="dxa"/>
          <w:bottom w:w="57" w:type="dxa"/>
        </w:tblCellMar>
        <w:tblLook w:val="0000" w:firstRow="0" w:lastRow="0" w:firstColumn="0" w:lastColumn="0" w:noHBand="0" w:noVBand="0"/>
      </w:tblPr>
      <w:tblGrid>
        <w:gridCol w:w="959"/>
        <w:gridCol w:w="1228"/>
        <w:gridCol w:w="2646"/>
        <w:gridCol w:w="1087"/>
        <w:gridCol w:w="1559"/>
        <w:gridCol w:w="851"/>
        <w:gridCol w:w="1795"/>
      </w:tblGrid>
      <w:tr w:rsidR="00C5199B" w14:paraId="64FC52BA" w14:textId="77777777" w:rsidTr="00926E49">
        <w:trPr>
          <w:cantSplit/>
        </w:trPr>
        <w:tc>
          <w:tcPr>
            <w:tcW w:w="10125" w:type="dxa"/>
            <w:gridSpan w:val="7"/>
            <w:tcBorders>
              <w:bottom w:val="single" w:sz="4" w:space="0" w:color="auto"/>
            </w:tcBorders>
            <w:shd w:val="clear" w:color="auto" w:fill="C2D69B"/>
          </w:tcPr>
          <w:p w14:paraId="64FC52B9" w14:textId="77777777" w:rsidR="00C5199B" w:rsidRDefault="0003695F" w:rsidP="0052381C">
            <w:pPr>
              <w:pStyle w:val="Heading3"/>
              <w:jc w:val="both"/>
              <w:rPr>
                <w:lang w:val="de-CH"/>
              </w:rPr>
            </w:pPr>
            <w:r>
              <w:rPr>
                <w:lang w:val="de-CH"/>
              </w:rPr>
              <w:t xml:space="preserve">1. </w:t>
            </w:r>
            <w:r w:rsidR="0052381C">
              <w:rPr>
                <w:lang w:val="de-CH"/>
              </w:rPr>
              <w:t xml:space="preserve">Use Case </w:t>
            </w:r>
            <w:r w:rsidR="009062AF">
              <w:rPr>
                <w:lang w:val="de-CH"/>
              </w:rPr>
              <w:t>Überblick</w:t>
            </w:r>
            <w:r w:rsidR="001F5607">
              <w:rPr>
                <w:lang w:val="de-CH"/>
              </w:rPr>
              <w:t xml:space="preserve"> </w:t>
            </w:r>
            <w:r w:rsidR="001F5607" w:rsidRPr="001F5607">
              <w:rPr>
                <w:i/>
                <w:sz w:val="16"/>
                <w:szCs w:val="16"/>
                <w:lang w:val="de-CH"/>
              </w:rPr>
              <w:t>(Arbeitspapier)</w:t>
            </w:r>
          </w:p>
        </w:tc>
      </w:tr>
      <w:tr w:rsidR="00395D64" w:rsidRPr="008B4A32" w14:paraId="64FC52C1" w14:textId="77777777" w:rsidTr="00926E49">
        <w:trPr>
          <w:cantSplit/>
        </w:trPr>
        <w:tc>
          <w:tcPr>
            <w:tcW w:w="10125" w:type="dxa"/>
            <w:gridSpan w:val="7"/>
            <w:tcBorders>
              <w:bottom w:val="single" w:sz="4" w:space="0" w:color="auto"/>
            </w:tcBorders>
            <w:shd w:val="clear" w:color="auto" w:fill="C2D69B"/>
          </w:tcPr>
          <w:p w14:paraId="64FC52BB" w14:textId="77777777" w:rsidR="00395D64" w:rsidRPr="00395D64" w:rsidRDefault="00395D64" w:rsidP="00395D64">
            <w:pPr>
              <w:pStyle w:val="Heading3"/>
              <w:jc w:val="both"/>
              <w:rPr>
                <w:u w:val="single"/>
                <w:lang w:val="de-CH"/>
              </w:rPr>
            </w:pPr>
            <w:r w:rsidRPr="00395D64">
              <w:rPr>
                <w:u w:val="single"/>
                <w:lang w:val="de-CH"/>
              </w:rPr>
              <w:t>Kriterien Use Case</w:t>
            </w:r>
            <w:r>
              <w:rPr>
                <w:u w:val="single"/>
                <w:lang w:val="de-CH"/>
              </w:rPr>
              <w:t xml:space="preserve"> </w:t>
            </w:r>
            <w:r w:rsidRPr="00395D64">
              <w:rPr>
                <w:color w:val="FF0000"/>
                <w:sz w:val="12"/>
                <w:szCs w:val="12"/>
                <w:u w:val="single"/>
                <w:lang w:val="de-CH"/>
              </w:rPr>
              <w:t xml:space="preserve">(diese Zeile kann nach der </w:t>
            </w:r>
            <w:r>
              <w:rPr>
                <w:color w:val="FF0000"/>
                <w:sz w:val="12"/>
                <w:szCs w:val="12"/>
                <w:u w:val="single"/>
                <w:lang w:val="de-CH"/>
              </w:rPr>
              <w:t xml:space="preserve">Erstellung </w:t>
            </w:r>
            <w:r w:rsidRPr="00395D64">
              <w:rPr>
                <w:color w:val="FF0000"/>
                <w:sz w:val="12"/>
                <w:szCs w:val="12"/>
                <w:u w:val="single"/>
                <w:lang w:val="de-CH"/>
              </w:rPr>
              <w:t>gelöscht werden)</w:t>
            </w:r>
          </w:p>
          <w:p w14:paraId="64FC52BC" w14:textId="77777777" w:rsidR="00395D64" w:rsidRPr="00395D64" w:rsidRDefault="00395D64" w:rsidP="00395D64">
            <w:pPr>
              <w:pStyle w:val="Heading3"/>
              <w:jc w:val="both"/>
              <w:rPr>
                <w:b w:val="0"/>
                <w:sz w:val="16"/>
                <w:szCs w:val="16"/>
                <w:lang w:val="de-CH"/>
              </w:rPr>
            </w:pPr>
            <w:r w:rsidRPr="00395D64">
              <w:rPr>
                <w:b w:val="0"/>
                <w:sz w:val="16"/>
                <w:szCs w:val="16"/>
                <w:lang w:val="de-CH"/>
              </w:rPr>
              <w:t>Ein Anwendungsfall spezifiziert Aktionsfolgen (Szenarien) einschliesslich Alternativ- und Ausnahmesequenzen, die ein System oder eine Systemkomponente bei der Interaktion mit externen Objekten ausführt, um einen Mehrwert zu erbringen.</w:t>
            </w:r>
          </w:p>
          <w:p w14:paraId="64FC52BD" w14:textId="77777777" w:rsidR="00395D64" w:rsidRPr="00395D64" w:rsidRDefault="00395D64" w:rsidP="00395D64">
            <w:pPr>
              <w:pStyle w:val="Heading3"/>
              <w:jc w:val="both"/>
              <w:rPr>
                <w:b w:val="0"/>
                <w:sz w:val="16"/>
                <w:szCs w:val="16"/>
                <w:lang w:val="de-CH"/>
              </w:rPr>
            </w:pPr>
            <w:r w:rsidRPr="00395D64">
              <w:rPr>
                <w:sz w:val="16"/>
                <w:szCs w:val="16"/>
                <w:u w:val="single"/>
                <w:lang w:val="de-CH"/>
              </w:rPr>
              <w:t>Use Case beinhaltet:</w:t>
            </w:r>
            <w:r>
              <w:rPr>
                <w:b w:val="0"/>
                <w:sz w:val="16"/>
                <w:szCs w:val="16"/>
                <w:lang w:val="de-CH"/>
              </w:rPr>
              <w:t xml:space="preserve"> </w:t>
            </w:r>
            <w:r w:rsidRPr="00395D64">
              <w:rPr>
                <w:b w:val="0"/>
                <w:sz w:val="16"/>
                <w:szCs w:val="16"/>
                <w:lang w:val="de-CH"/>
              </w:rPr>
              <w:t>- Kontextinformatioenen</w:t>
            </w:r>
            <w:r>
              <w:rPr>
                <w:b w:val="0"/>
                <w:sz w:val="16"/>
                <w:szCs w:val="16"/>
                <w:lang w:val="de-CH"/>
              </w:rPr>
              <w:t xml:space="preserve">, </w:t>
            </w:r>
            <w:r w:rsidRPr="00395D64">
              <w:rPr>
                <w:b w:val="0"/>
                <w:sz w:val="16"/>
                <w:szCs w:val="16"/>
                <w:lang w:val="de-CH"/>
              </w:rPr>
              <w:t>Ziele Vorbedingungen, Nachbedingungen</w:t>
            </w:r>
          </w:p>
          <w:p w14:paraId="64FC52BE" w14:textId="77777777" w:rsidR="00395D64" w:rsidRPr="00395D64" w:rsidRDefault="00395D64" w:rsidP="00395D64">
            <w:pPr>
              <w:pStyle w:val="Heading3"/>
              <w:jc w:val="both"/>
              <w:rPr>
                <w:b w:val="0"/>
                <w:sz w:val="12"/>
                <w:szCs w:val="12"/>
                <w:lang w:val="de-CH"/>
              </w:rPr>
            </w:pPr>
            <w:r w:rsidRPr="00395D64">
              <w:rPr>
                <w:sz w:val="12"/>
                <w:szCs w:val="12"/>
                <w:u w:val="single"/>
                <w:lang w:val="de-CH"/>
              </w:rPr>
              <w:t>- Hauptszenario</w:t>
            </w:r>
            <w:r w:rsidRPr="00395D64">
              <w:rPr>
                <w:b w:val="0"/>
                <w:sz w:val="12"/>
                <w:szCs w:val="12"/>
                <w:lang w:val="de-CH"/>
              </w:rPr>
              <w:t>; Ein Hauptszenario ist ein Szenario, das die Interaktionsfolge dokumentiert, die normalerweise ausgeführt wird, um eines oder mehrere mit dem Szenario assozierte Ziele zu erfüllen</w:t>
            </w:r>
          </w:p>
          <w:p w14:paraId="64FC52BF" w14:textId="77777777" w:rsidR="00395D64" w:rsidRPr="00395D64" w:rsidRDefault="00395D64" w:rsidP="00395D64">
            <w:pPr>
              <w:pStyle w:val="Heading3"/>
              <w:jc w:val="both"/>
              <w:rPr>
                <w:b w:val="0"/>
                <w:sz w:val="12"/>
                <w:szCs w:val="12"/>
                <w:lang w:val="de-CH"/>
              </w:rPr>
            </w:pPr>
            <w:r w:rsidRPr="00395D64">
              <w:rPr>
                <w:sz w:val="12"/>
                <w:szCs w:val="12"/>
                <w:u w:val="single"/>
                <w:lang w:val="de-CH"/>
              </w:rPr>
              <w:t>- Alternativszenario</w:t>
            </w:r>
            <w:r>
              <w:rPr>
                <w:b w:val="0"/>
                <w:sz w:val="12"/>
                <w:szCs w:val="12"/>
                <w:lang w:val="de-CH"/>
              </w:rPr>
              <w:t xml:space="preserve">; </w:t>
            </w:r>
            <w:r w:rsidRPr="00395D64">
              <w:rPr>
                <w:b w:val="0"/>
                <w:sz w:val="12"/>
                <w:szCs w:val="12"/>
                <w:lang w:val="de-CH"/>
              </w:rPr>
              <w:t>Ein Alternativszenario ist ein Szenario, das zu einem Hauptszenario eine alternative Interaktionsfolge definiert. Eine Alternativszenario erfüllt die gleiche Ziele wie das zugehörige Hauptszenario</w:t>
            </w:r>
          </w:p>
          <w:p w14:paraId="64FC52C0" w14:textId="77777777" w:rsidR="00395D64" w:rsidRDefault="00395D64" w:rsidP="00395D64">
            <w:pPr>
              <w:pStyle w:val="Heading3"/>
              <w:jc w:val="both"/>
              <w:rPr>
                <w:lang w:val="de-CH"/>
              </w:rPr>
            </w:pPr>
            <w:r w:rsidRPr="00395D64">
              <w:rPr>
                <w:sz w:val="12"/>
                <w:szCs w:val="12"/>
                <w:u w:val="single"/>
                <w:lang w:val="de-CH"/>
              </w:rPr>
              <w:t>- Ausnahmeszenario</w:t>
            </w:r>
            <w:r>
              <w:rPr>
                <w:sz w:val="12"/>
                <w:szCs w:val="12"/>
                <w:u w:val="single"/>
                <w:lang w:val="de-CH"/>
              </w:rPr>
              <w:t xml:space="preserve"> </w:t>
            </w:r>
            <w:r w:rsidRPr="00395D64">
              <w:rPr>
                <w:b w:val="0"/>
                <w:sz w:val="12"/>
                <w:szCs w:val="12"/>
                <w:lang w:val="de-CH"/>
              </w:rPr>
              <w:t>Ein Ausnahmeszenario ist ein Szenario, das eine Interaktionsfolge definiert, die ausgeführt wird, wenn in einem anderen Szenario (Haupt-, A</w:t>
            </w:r>
            <w:r>
              <w:rPr>
                <w:b w:val="0"/>
                <w:sz w:val="12"/>
                <w:szCs w:val="12"/>
                <w:lang w:val="de-CH"/>
              </w:rPr>
              <w:t>l</w:t>
            </w:r>
            <w:r w:rsidRPr="00395D64">
              <w:rPr>
                <w:b w:val="0"/>
                <w:sz w:val="12"/>
                <w:szCs w:val="12"/>
                <w:lang w:val="de-CH"/>
              </w:rPr>
              <w:t>ternativ- oder anderen Ausnahmeszenario) ein Ereignis eintritt, das die Erfüllung einer oder mehrerer mit dem Szenario assozierter Ziele verhindert</w:t>
            </w:r>
          </w:p>
        </w:tc>
      </w:tr>
      <w:tr w:rsidR="008C6CFF" w:rsidRPr="00217EF9" w14:paraId="64FC52C6" w14:textId="77777777"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14:paraId="64FC52C2" w14:textId="77777777" w:rsidR="00732694" w:rsidRDefault="00CC470D" w:rsidP="008C6CFF">
            <w:pPr>
              <w:tabs>
                <w:tab w:val="left" w:pos="5220"/>
              </w:tabs>
              <w:rPr>
                <w:b/>
                <w:bCs/>
                <w:lang w:val="de-DE"/>
              </w:rPr>
            </w:pPr>
            <w:r>
              <w:rPr>
                <w:b/>
                <w:bCs/>
                <w:lang w:val="de-DE"/>
              </w:rPr>
              <w:t>Name</w:t>
            </w:r>
          </w:p>
        </w:tc>
        <w:tc>
          <w:tcPr>
            <w:tcW w:w="4961" w:type="dxa"/>
            <w:gridSpan w:val="3"/>
            <w:tcBorders>
              <w:top w:val="single" w:sz="4" w:space="0" w:color="auto"/>
              <w:left w:val="single" w:sz="4" w:space="0" w:color="auto"/>
              <w:bottom w:val="single" w:sz="4" w:space="0" w:color="auto"/>
              <w:right w:val="single" w:sz="4" w:space="0" w:color="auto"/>
            </w:tcBorders>
          </w:tcPr>
          <w:p w14:paraId="64FC52C3" w14:textId="77777777" w:rsidR="00732694" w:rsidRDefault="000E7E50" w:rsidP="0095216D">
            <w:pPr>
              <w:tabs>
                <w:tab w:val="left" w:pos="5220"/>
              </w:tabs>
              <w:rPr>
                <w:lang w:val="de-DE"/>
              </w:rPr>
            </w:pPr>
            <w:r>
              <w:rPr>
                <w:lang w:val="de-DE"/>
              </w:rPr>
              <w:t>Raum reservieren</w:t>
            </w:r>
          </w:p>
        </w:tc>
        <w:tc>
          <w:tcPr>
            <w:tcW w:w="2410" w:type="dxa"/>
            <w:gridSpan w:val="2"/>
            <w:tcBorders>
              <w:top w:val="single" w:sz="4" w:space="0" w:color="auto"/>
              <w:left w:val="single" w:sz="4" w:space="0" w:color="auto"/>
              <w:bottom w:val="single" w:sz="4" w:space="0" w:color="auto"/>
              <w:right w:val="single" w:sz="4" w:space="0" w:color="auto"/>
            </w:tcBorders>
          </w:tcPr>
          <w:p w14:paraId="64FC52C4" w14:textId="77777777" w:rsidR="00732694" w:rsidRDefault="004F62C9" w:rsidP="0095216D">
            <w:pPr>
              <w:tabs>
                <w:tab w:val="left" w:pos="5220"/>
              </w:tabs>
              <w:rPr>
                <w:b/>
                <w:bCs/>
                <w:lang w:val="de-DE"/>
              </w:rPr>
            </w:pPr>
            <w:r>
              <w:rPr>
                <w:b/>
                <w:bCs/>
                <w:lang w:val="de-DE"/>
              </w:rPr>
              <w:t>ID</w:t>
            </w:r>
          </w:p>
        </w:tc>
        <w:tc>
          <w:tcPr>
            <w:tcW w:w="1795" w:type="dxa"/>
            <w:tcBorders>
              <w:top w:val="single" w:sz="4" w:space="0" w:color="auto"/>
              <w:left w:val="single" w:sz="4" w:space="0" w:color="auto"/>
              <w:bottom w:val="single" w:sz="4" w:space="0" w:color="auto"/>
              <w:right w:val="single" w:sz="4" w:space="0" w:color="auto"/>
            </w:tcBorders>
          </w:tcPr>
          <w:p w14:paraId="64FC52C5" w14:textId="77777777" w:rsidR="00732694" w:rsidRDefault="000E7E50" w:rsidP="0095216D">
            <w:pPr>
              <w:tabs>
                <w:tab w:val="left" w:pos="5220"/>
              </w:tabs>
              <w:jc w:val="both"/>
              <w:rPr>
                <w:lang w:val="de-DE"/>
              </w:rPr>
            </w:pPr>
            <w:r>
              <w:rPr>
                <w:lang w:val="de-DE"/>
              </w:rPr>
              <w:t>201.001</w:t>
            </w:r>
          </w:p>
        </w:tc>
      </w:tr>
      <w:tr w:rsidR="006E5D94" w:rsidRPr="00217EF9" w14:paraId="64FC52CB" w14:textId="77777777"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14:paraId="64FC52C7" w14:textId="77777777" w:rsidR="006E5D94" w:rsidRDefault="006E5D94" w:rsidP="008C6CFF">
            <w:pPr>
              <w:tabs>
                <w:tab w:val="left" w:pos="5220"/>
              </w:tabs>
              <w:rPr>
                <w:b/>
                <w:bCs/>
                <w:lang w:val="de-DE"/>
              </w:rPr>
            </w:pPr>
            <w:r>
              <w:rPr>
                <w:b/>
                <w:bCs/>
                <w:lang w:val="de-DE"/>
              </w:rPr>
              <w:t>Owner</w:t>
            </w:r>
          </w:p>
        </w:tc>
        <w:tc>
          <w:tcPr>
            <w:tcW w:w="4961" w:type="dxa"/>
            <w:gridSpan w:val="3"/>
            <w:tcBorders>
              <w:top w:val="single" w:sz="4" w:space="0" w:color="auto"/>
              <w:left w:val="single" w:sz="4" w:space="0" w:color="auto"/>
              <w:bottom w:val="single" w:sz="4" w:space="0" w:color="auto"/>
              <w:right w:val="single" w:sz="4" w:space="0" w:color="auto"/>
            </w:tcBorders>
          </w:tcPr>
          <w:p w14:paraId="64FC52C8" w14:textId="77777777" w:rsidR="006E5D94" w:rsidRDefault="008A1628" w:rsidP="0095216D">
            <w:pPr>
              <w:tabs>
                <w:tab w:val="left" w:pos="5220"/>
              </w:tabs>
              <w:rPr>
                <w:lang w:val="de-DE"/>
              </w:rPr>
            </w:pPr>
            <w:r>
              <w:rPr>
                <w:lang w:val="de-DE"/>
              </w:rPr>
              <w:t>Tim Bänziger</w:t>
            </w:r>
          </w:p>
        </w:tc>
        <w:tc>
          <w:tcPr>
            <w:tcW w:w="2410" w:type="dxa"/>
            <w:gridSpan w:val="2"/>
            <w:tcBorders>
              <w:top w:val="single" w:sz="4" w:space="0" w:color="auto"/>
              <w:left w:val="single" w:sz="4" w:space="0" w:color="auto"/>
              <w:bottom w:val="single" w:sz="4" w:space="0" w:color="auto"/>
              <w:right w:val="single" w:sz="4" w:space="0" w:color="auto"/>
            </w:tcBorders>
          </w:tcPr>
          <w:p w14:paraId="64FC52C9" w14:textId="77777777" w:rsidR="006E5D94" w:rsidRPr="00B21819" w:rsidRDefault="006E5D94" w:rsidP="00B21819">
            <w:pPr>
              <w:tabs>
                <w:tab w:val="left" w:pos="5220"/>
              </w:tabs>
              <w:rPr>
                <w:b/>
                <w:bCs/>
                <w:sz w:val="16"/>
                <w:szCs w:val="16"/>
                <w:lang w:val="en-US"/>
              </w:rPr>
            </w:pPr>
            <w:r w:rsidRPr="00B21819">
              <w:rPr>
                <w:b/>
                <w:bCs/>
                <w:sz w:val="16"/>
                <w:szCs w:val="16"/>
                <w:lang w:val="en-US"/>
              </w:rPr>
              <w:t xml:space="preserve">Rev-Number / </w:t>
            </w:r>
            <w:r w:rsidR="00B21819" w:rsidRPr="00B21819">
              <w:rPr>
                <w:b/>
                <w:bCs/>
                <w:sz w:val="16"/>
                <w:szCs w:val="16"/>
                <w:lang w:val="en-US"/>
              </w:rPr>
              <w:t>Saved Date / Last Saved by</w:t>
            </w:r>
          </w:p>
        </w:tc>
        <w:tc>
          <w:tcPr>
            <w:tcW w:w="1795" w:type="dxa"/>
            <w:tcBorders>
              <w:top w:val="single" w:sz="4" w:space="0" w:color="auto"/>
              <w:left w:val="single" w:sz="4" w:space="0" w:color="auto"/>
              <w:bottom w:val="single" w:sz="4" w:space="0" w:color="auto"/>
              <w:right w:val="single" w:sz="4" w:space="0" w:color="auto"/>
            </w:tcBorders>
          </w:tcPr>
          <w:p w14:paraId="64FC52CA" w14:textId="77777777" w:rsidR="006E5D94" w:rsidRDefault="00C1770A">
            <w:pPr>
              <w:tabs>
                <w:tab w:val="left" w:pos="5220"/>
              </w:tabs>
              <w:rPr>
                <w:lang w:val="de-DE"/>
              </w:rPr>
            </w:pPr>
            <w:del w:id="0" w:author="Tim Bänziger" w:date="2009-04-07T12:18:00Z">
              <w:r w:rsidDel="008C7D94">
                <w:fldChar w:fldCharType="begin"/>
              </w:r>
              <w:r w:rsidR="00EF71F7" w:rsidDel="008C7D94">
                <w:delInstrText xml:space="preserve"> DOCPROPERTY  RevisionNumber  \* MERGEFORMAT </w:delInstrText>
              </w:r>
              <w:r w:rsidDel="008C7D94">
                <w:fldChar w:fldCharType="separate"/>
              </w:r>
              <w:r w:rsidR="000E7E50" w:rsidRPr="000E7E50" w:rsidDel="008C7D94">
                <w:rPr>
                  <w:lang w:val="de-DE"/>
                </w:rPr>
                <w:delText>1</w:delText>
              </w:r>
              <w:r w:rsidDel="008C7D94">
                <w:fldChar w:fldCharType="end"/>
              </w:r>
              <w:r w:rsidR="006E5D94" w:rsidDel="008C7D94">
                <w:rPr>
                  <w:lang w:val="de-DE"/>
                </w:rPr>
                <w:delText xml:space="preserve"> </w:delText>
              </w:r>
            </w:del>
            <w:ins w:id="1" w:author="Tim Bänziger" w:date="2009-04-07T12:18:00Z">
              <w:r w:rsidR="008C7D94">
                <w:t>1.</w:t>
              </w:r>
            </w:ins>
            <w:ins w:id="2" w:author="Tim Bänziger" w:date="2009-07-31T14:50:00Z">
              <w:r w:rsidR="00493DF4">
                <w:t>3</w:t>
              </w:r>
            </w:ins>
            <w:ins w:id="3" w:author="Tim Bänziger" w:date="2009-04-07T12:18:00Z">
              <w:r w:rsidR="008C7D94">
                <w:rPr>
                  <w:lang w:val="de-DE"/>
                </w:rPr>
                <w:t xml:space="preserve"> </w:t>
              </w:r>
            </w:ins>
            <w:r w:rsidR="006E5D94">
              <w:rPr>
                <w:lang w:val="de-DE"/>
              </w:rPr>
              <w:t xml:space="preserve">/ </w:t>
            </w:r>
            <w:r w:rsidR="008B4A32">
              <w:fldChar w:fldCharType="begin"/>
            </w:r>
            <w:r w:rsidR="008B4A32">
              <w:instrText xml:space="preserve"> DOCPROPERTY  LastSavedTime  \* MERGEFORMAT </w:instrText>
            </w:r>
            <w:r w:rsidR="008B4A32">
              <w:fldChar w:fldCharType="separate"/>
            </w:r>
            <w:r w:rsidR="000E7E50">
              <w:t>01.01.1601 01:00</w:t>
            </w:r>
            <w:r w:rsidR="008B4A32">
              <w:fldChar w:fldCharType="end"/>
            </w:r>
            <w:r w:rsidR="00B21819">
              <w:rPr>
                <w:lang w:val="de-DE"/>
              </w:rPr>
              <w:t xml:space="preserve"> / </w:t>
            </w:r>
            <w:r>
              <w:fldChar w:fldCharType="begin"/>
            </w:r>
            <w:r w:rsidR="00C71F18">
              <w:instrText xml:space="preserve"> DOCPROPERTY  LastSavedBy  \* MERGEFORMAT </w:instrText>
            </w:r>
            <w:r>
              <w:fldChar w:fldCharType="end"/>
            </w:r>
          </w:p>
        </w:tc>
      </w:tr>
      <w:tr w:rsidR="00832D17" w:rsidRPr="008B4A32" w14:paraId="64FC52CE" w14:textId="77777777" w:rsidTr="006E5D94">
        <w:trPr>
          <w:cantSplit/>
        </w:trPr>
        <w:tc>
          <w:tcPr>
            <w:tcW w:w="10125" w:type="dxa"/>
            <w:gridSpan w:val="7"/>
            <w:tcBorders>
              <w:bottom w:val="single" w:sz="4" w:space="0" w:color="auto"/>
            </w:tcBorders>
            <w:shd w:val="clear" w:color="auto" w:fill="C2D69B"/>
          </w:tcPr>
          <w:p w14:paraId="64FC52CC" w14:textId="77777777" w:rsidR="00832D17" w:rsidRDefault="00832D17" w:rsidP="006E5D94">
            <w:pPr>
              <w:pStyle w:val="Heading3"/>
              <w:jc w:val="both"/>
              <w:rPr>
                <w:u w:val="single"/>
                <w:lang w:val="de-CH"/>
              </w:rPr>
            </w:pPr>
            <w:r>
              <w:rPr>
                <w:u w:val="single"/>
                <w:lang w:val="de-CH"/>
              </w:rPr>
              <w:t>Storie / Notizen</w:t>
            </w:r>
          </w:p>
          <w:p w14:paraId="64FC52CD" w14:textId="77777777" w:rsidR="00832D17" w:rsidRPr="00832D17" w:rsidRDefault="00832D17" w:rsidP="00BA575F">
            <w:pPr>
              <w:rPr>
                <w:lang w:val="de-CH"/>
              </w:rPr>
            </w:pPr>
            <w:r>
              <w:rPr>
                <w:lang w:val="de-CH"/>
              </w:rPr>
              <w:t xml:space="preserve">Diese Zeile </w:t>
            </w:r>
            <w:r w:rsidR="00070EBE">
              <w:rPr>
                <w:lang w:val="de-CH"/>
              </w:rPr>
              <w:t>dient dazu, dass Vorarbeiten von den Grob</w:t>
            </w:r>
            <w:r w:rsidR="00BA575F">
              <w:rPr>
                <w:lang w:val="de-CH"/>
              </w:rPr>
              <w:t xml:space="preserve">beschrieben </w:t>
            </w:r>
            <w:r w:rsidR="00070EBE">
              <w:rPr>
                <w:lang w:val="de-CH"/>
              </w:rPr>
              <w:t xml:space="preserve">übernommen werden und </w:t>
            </w:r>
            <w:r w:rsidR="00BA575F">
              <w:rPr>
                <w:lang w:val="de-CH"/>
              </w:rPr>
              <w:t>kann nachträglich gelöscht werden.</w:t>
            </w:r>
          </w:p>
        </w:tc>
      </w:tr>
      <w:tr w:rsidR="00832D17" w:rsidRPr="008B4A32" w14:paraId="64FC52D1"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CF" w14:textId="77777777" w:rsidR="00832D17" w:rsidRDefault="00832D17" w:rsidP="00395D64">
            <w:pPr>
              <w:tabs>
                <w:tab w:val="left" w:pos="5220"/>
              </w:tabs>
              <w:rPr>
                <w:b/>
                <w:bCs/>
                <w:lang w:val="de-DE"/>
              </w:rPr>
            </w:pPr>
          </w:p>
        </w:tc>
        <w:tc>
          <w:tcPr>
            <w:tcW w:w="7938" w:type="dxa"/>
            <w:gridSpan w:val="5"/>
            <w:tcBorders>
              <w:top w:val="single" w:sz="4" w:space="0" w:color="auto"/>
              <w:left w:val="single" w:sz="4" w:space="0" w:color="auto"/>
              <w:bottom w:val="single" w:sz="4" w:space="0" w:color="auto"/>
              <w:right w:val="single" w:sz="4" w:space="0" w:color="auto"/>
            </w:tcBorders>
          </w:tcPr>
          <w:p w14:paraId="64FC52D0" w14:textId="77777777" w:rsidR="00832D17" w:rsidRDefault="00832D17" w:rsidP="00432E33">
            <w:pPr>
              <w:tabs>
                <w:tab w:val="left" w:pos="5220"/>
              </w:tabs>
              <w:jc w:val="both"/>
              <w:rPr>
                <w:lang w:val="de-DE"/>
              </w:rPr>
            </w:pPr>
          </w:p>
        </w:tc>
      </w:tr>
      <w:tr w:rsidR="00395D64" w:rsidRPr="00217EF9" w14:paraId="64FC52D4"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D2" w14:textId="77777777" w:rsidR="00395D64" w:rsidRDefault="00395D64" w:rsidP="00395D64">
            <w:pPr>
              <w:tabs>
                <w:tab w:val="left" w:pos="5220"/>
              </w:tabs>
              <w:rPr>
                <w:b/>
                <w:bCs/>
                <w:lang w:val="de-DE"/>
              </w:rPr>
            </w:pPr>
            <w:r>
              <w:rPr>
                <w:b/>
                <w:bCs/>
                <w:lang w:val="de-DE"/>
              </w:rPr>
              <w:t>Aktoren</w:t>
            </w:r>
          </w:p>
        </w:tc>
        <w:tc>
          <w:tcPr>
            <w:tcW w:w="7938" w:type="dxa"/>
            <w:gridSpan w:val="5"/>
            <w:tcBorders>
              <w:top w:val="single" w:sz="4" w:space="0" w:color="auto"/>
              <w:left w:val="single" w:sz="4" w:space="0" w:color="auto"/>
              <w:bottom w:val="single" w:sz="4" w:space="0" w:color="auto"/>
              <w:right w:val="single" w:sz="4" w:space="0" w:color="auto"/>
            </w:tcBorders>
          </w:tcPr>
          <w:p w14:paraId="64FC52D3" w14:textId="77777777" w:rsidR="00395D64" w:rsidRDefault="000E7E50" w:rsidP="00432E33">
            <w:pPr>
              <w:tabs>
                <w:tab w:val="left" w:pos="5220"/>
              </w:tabs>
              <w:jc w:val="both"/>
              <w:rPr>
                <w:lang w:val="de-DE"/>
              </w:rPr>
            </w:pPr>
            <w:r>
              <w:rPr>
                <w:lang w:val="de-DE"/>
              </w:rPr>
              <w:t>Alle Benutzer des Systems</w:t>
            </w:r>
          </w:p>
        </w:tc>
      </w:tr>
      <w:tr w:rsidR="00FD2C81" w:rsidRPr="008B4A32" w14:paraId="64FC52D9"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D5" w14:textId="77777777" w:rsidR="00FD2C81" w:rsidRPr="000E7E50" w:rsidRDefault="00FD2C81" w:rsidP="008C6CFF">
            <w:pPr>
              <w:tabs>
                <w:tab w:val="left" w:pos="5220"/>
              </w:tabs>
              <w:rPr>
                <w:b/>
                <w:bCs/>
                <w:lang w:val="de-DE"/>
              </w:rPr>
            </w:pPr>
            <w:r w:rsidRPr="000E7E50">
              <w:rPr>
                <w:b/>
                <w:bCs/>
                <w:lang w:val="de-DE"/>
              </w:rPr>
              <w:t>Ziel</w:t>
            </w:r>
          </w:p>
        </w:tc>
        <w:tc>
          <w:tcPr>
            <w:tcW w:w="7938" w:type="dxa"/>
            <w:gridSpan w:val="5"/>
            <w:tcBorders>
              <w:top w:val="single" w:sz="4" w:space="0" w:color="auto"/>
              <w:left w:val="single" w:sz="4" w:space="0" w:color="auto"/>
              <w:bottom w:val="single" w:sz="4" w:space="0" w:color="auto"/>
              <w:right w:val="single" w:sz="4" w:space="0" w:color="auto"/>
            </w:tcBorders>
          </w:tcPr>
          <w:p w14:paraId="64FC52D6" w14:textId="77777777" w:rsidR="000E7E50" w:rsidRPr="000E7E50" w:rsidRDefault="000E7E50" w:rsidP="000E7E50">
            <w:pPr>
              <w:pStyle w:val="ListParagraph"/>
              <w:numPr>
                <w:ilvl w:val="0"/>
                <w:numId w:val="36"/>
              </w:numPr>
              <w:tabs>
                <w:tab w:val="left" w:pos="5220"/>
              </w:tabs>
              <w:jc w:val="both"/>
              <w:rPr>
                <w:lang w:val="de-DE"/>
              </w:rPr>
            </w:pPr>
            <w:r w:rsidRPr="000E7E50">
              <w:rPr>
                <w:lang w:val="de-DE"/>
              </w:rPr>
              <w:t>Das Suchen und Finden von einem oder mehreren, den Kriterien entsprechenden, verfügbaren Räumen (Ressourcenart „Raum“).</w:t>
            </w:r>
          </w:p>
          <w:p w14:paraId="64FC52D7" w14:textId="77777777" w:rsidR="000E7E50" w:rsidRPr="000E7E50" w:rsidRDefault="000E7E50" w:rsidP="000E7E50">
            <w:pPr>
              <w:pStyle w:val="ListParagraph"/>
              <w:numPr>
                <w:ilvl w:val="0"/>
                <w:numId w:val="36"/>
              </w:numPr>
              <w:tabs>
                <w:tab w:val="left" w:pos="5220"/>
              </w:tabs>
              <w:jc w:val="both"/>
              <w:rPr>
                <w:lang w:val="de-DE"/>
              </w:rPr>
            </w:pPr>
            <w:r w:rsidRPr="000E7E50">
              <w:rPr>
                <w:lang w:val="de-DE"/>
              </w:rPr>
              <w:t>Die Reservation der selektierten Ressource(n)</w:t>
            </w:r>
          </w:p>
          <w:p w14:paraId="64FC52D8" w14:textId="77777777" w:rsidR="000E7E50" w:rsidRPr="000E7E50" w:rsidRDefault="000E7E50" w:rsidP="000E7E50">
            <w:pPr>
              <w:pStyle w:val="ListParagraph"/>
              <w:numPr>
                <w:ilvl w:val="0"/>
                <w:numId w:val="36"/>
              </w:numPr>
              <w:tabs>
                <w:tab w:val="left" w:pos="5220"/>
              </w:tabs>
              <w:jc w:val="both"/>
              <w:rPr>
                <w:lang w:val="de-DE"/>
              </w:rPr>
            </w:pPr>
            <w:r w:rsidRPr="000E7E50">
              <w:rPr>
                <w:lang w:val="de-DE"/>
              </w:rPr>
              <w:t>Das Editieren einer Ressource (Schritte 4,5 und 6)</w:t>
            </w:r>
          </w:p>
        </w:tc>
      </w:tr>
      <w:tr w:rsidR="00395D64" w:rsidRPr="00217EF9" w14:paraId="64FC52DC"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DA" w14:textId="77777777" w:rsidR="00395D64" w:rsidRDefault="00395D64" w:rsidP="008C6CFF">
            <w:pPr>
              <w:tabs>
                <w:tab w:val="left" w:pos="5220"/>
              </w:tabs>
              <w:rPr>
                <w:b/>
                <w:bCs/>
                <w:lang w:val="de-DE"/>
              </w:rPr>
            </w:pPr>
            <w:r>
              <w:rPr>
                <w:b/>
                <w:bCs/>
                <w:lang w:val="de-DE"/>
              </w:rPr>
              <w:t>Vorbedingung</w:t>
            </w:r>
          </w:p>
        </w:tc>
        <w:tc>
          <w:tcPr>
            <w:tcW w:w="7938" w:type="dxa"/>
            <w:gridSpan w:val="5"/>
            <w:tcBorders>
              <w:top w:val="single" w:sz="4" w:space="0" w:color="auto"/>
              <w:left w:val="single" w:sz="4" w:space="0" w:color="auto"/>
              <w:bottom w:val="single" w:sz="4" w:space="0" w:color="auto"/>
              <w:right w:val="single" w:sz="4" w:space="0" w:color="auto"/>
            </w:tcBorders>
          </w:tcPr>
          <w:p w14:paraId="64FC52DB" w14:textId="77777777" w:rsidR="00395D64" w:rsidRDefault="000E7E50" w:rsidP="00432E33">
            <w:pPr>
              <w:tabs>
                <w:tab w:val="left" w:pos="5220"/>
              </w:tabs>
              <w:jc w:val="both"/>
              <w:rPr>
                <w:lang w:val="de-DE"/>
              </w:rPr>
            </w:pPr>
            <w:r>
              <w:rPr>
                <w:lang w:val="de-DE"/>
              </w:rPr>
              <w:t>Keine</w:t>
            </w:r>
          </w:p>
        </w:tc>
      </w:tr>
      <w:tr w:rsidR="00395D64" w:rsidRPr="00C765BE" w14:paraId="64FC52E3"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DD" w14:textId="77777777" w:rsidR="00395D64" w:rsidRDefault="00395D64" w:rsidP="008C6CFF">
            <w:pPr>
              <w:tabs>
                <w:tab w:val="left" w:pos="5220"/>
              </w:tabs>
              <w:rPr>
                <w:b/>
                <w:bCs/>
                <w:lang w:val="de-DE"/>
              </w:rPr>
            </w:pPr>
            <w:r>
              <w:rPr>
                <w:b/>
                <w:bCs/>
                <w:lang w:val="de-DE"/>
              </w:rPr>
              <w:t>Hauptszenario</w:t>
            </w:r>
          </w:p>
        </w:tc>
        <w:tc>
          <w:tcPr>
            <w:tcW w:w="7938" w:type="dxa"/>
            <w:gridSpan w:val="5"/>
            <w:tcBorders>
              <w:top w:val="single" w:sz="4" w:space="0" w:color="auto"/>
              <w:left w:val="single" w:sz="4" w:space="0" w:color="auto"/>
              <w:bottom w:val="single" w:sz="4" w:space="0" w:color="auto"/>
              <w:right w:val="single" w:sz="4" w:space="0" w:color="auto"/>
            </w:tcBorders>
          </w:tcPr>
          <w:p w14:paraId="64FC52DE" w14:textId="77777777" w:rsidR="00BC0B09" w:rsidRDefault="000E7E50" w:rsidP="000E7E50">
            <w:pPr>
              <w:pStyle w:val="ListParagraph"/>
              <w:numPr>
                <w:ilvl w:val="0"/>
                <w:numId w:val="33"/>
              </w:numPr>
              <w:ind w:left="1499" w:hanging="1139"/>
              <w:jc w:val="both"/>
              <w:rPr>
                <w:lang w:val="de-CH"/>
              </w:rPr>
            </w:pPr>
            <w:r>
              <w:rPr>
                <w:lang w:val="de-CH"/>
              </w:rPr>
              <w:t>Navigation auf „Reservieren“ – Wahl der Ressourcenart „Raum“ im Sidepanel</w:t>
            </w:r>
          </w:p>
          <w:p w14:paraId="64FC52DF" w14:textId="77777777" w:rsidR="00C85D80" w:rsidRPr="00A02C6F" w:rsidRDefault="00C85D80" w:rsidP="000E7E50">
            <w:pPr>
              <w:pStyle w:val="ListParagraph"/>
              <w:numPr>
                <w:ilvl w:val="0"/>
                <w:numId w:val="33"/>
              </w:numPr>
              <w:ind w:left="1499" w:hanging="1139"/>
              <w:jc w:val="both"/>
              <w:rPr>
                <w:lang w:val="de-CH"/>
              </w:rPr>
            </w:pPr>
            <w:r w:rsidRPr="00A02C6F">
              <w:rPr>
                <w:lang w:val="de-CH"/>
              </w:rPr>
              <w:t>Subpanel „Ressourcenspezifische Kriterien“ wird geöffnet</w:t>
            </w:r>
            <w:r w:rsidR="00A02C6F">
              <w:rPr>
                <w:lang w:val="de-CH"/>
              </w:rPr>
              <w:t xml:space="preserve">. </w:t>
            </w:r>
            <w:r w:rsidRPr="00A02C6F">
              <w:rPr>
                <w:lang w:val="de-CH"/>
              </w:rPr>
              <w:t>Nutzer kann zusätzliche Filterkriterien angeben (optional) und „Suchen“ klicken.</w:t>
            </w:r>
          </w:p>
          <w:p w14:paraId="64FC52E0" w14:textId="77777777" w:rsidR="00C85D80" w:rsidRDefault="00C85D80" w:rsidP="000E7E50">
            <w:pPr>
              <w:pStyle w:val="ListParagraph"/>
              <w:numPr>
                <w:ilvl w:val="0"/>
                <w:numId w:val="33"/>
              </w:numPr>
              <w:ind w:left="1499" w:hanging="1139"/>
              <w:jc w:val="both"/>
              <w:rPr>
                <w:lang w:val="de-CH"/>
              </w:rPr>
            </w:pPr>
            <w:r>
              <w:rPr>
                <w:lang w:val="de-CH"/>
              </w:rPr>
              <w:t>System liefert Suchresultat (zusätzlich zu SUC 201.001) der verfügbaren Ressourcen</w:t>
            </w:r>
          </w:p>
          <w:p w14:paraId="64FC52E1" w14:textId="77777777" w:rsidR="00C85D80" w:rsidRDefault="00C85D80" w:rsidP="000E7E50">
            <w:pPr>
              <w:pStyle w:val="ListParagraph"/>
              <w:numPr>
                <w:ilvl w:val="0"/>
                <w:numId w:val="33"/>
              </w:numPr>
              <w:ind w:left="1499" w:hanging="1139"/>
              <w:jc w:val="both"/>
              <w:rPr>
                <w:lang w:val="de-CH"/>
              </w:rPr>
            </w:pPr>
            <w:r>
              <w:rPr>
                <w:lang w:val="de-CH"/>
              </w:rPr>
              <w:t>Nutzer navigiert ins Detail, erfasst Raumspezifische Daten und Reservation abschliessen</w:t>
            </w:r>
          </w:p>
          <w:p w14:paraId="64FC52E2" w14:textId="77777777" w:rsidR="00C85D80" w:rsidRPr="00BC0B09" w:rsidRDefault="00C85D80" w:rsidP="000E7E50">
            <w:pPr>
              <w:pStyle w:val="ListParagraph"/>
              <w:numPr>
                <w:ilvl w:val="0"/>
                <w:numId w:val="33"/>
              </w:numPr>
              <w:ind w:left="1499" w:hanging="1139"/>
              <w:jc w:val="both"/>
              <w:rPr>
                <w:lang w:val="de-CH"/>
              </w:rPr>
            </w:pPr>
            <w:r>
              <w:rPr>
                <w:lang w:val="de-CH"/>
              </w:rPr>
              <w:t xml:space="preserve">Summary Page wird angezeigt </w:t>
            </w:r>
          </w:p>
        </w:tc>
      </w:tr>
      <w:tr w:rsidR="00395D64" w:rsidRPr="008B4A32" w14:paraId="64FC52E6"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E4" w14:textId="77777777" w:rsidR="00395D64" w:rsidRDefault="00395D64" w:rsidP="008C6CFF">
            <w:pPr>
              <w:tabs>
                <w:tab w:val="left" w:pos="5220"/>
              </w:tabs>
              <w:rPr>
                <w:b/>
                <w:bCs/>
                <w:lang w:val="de-DE"/>
              </w:rPr>
            </w:pPr>
            <w:r>
              <w:rPr>
                <w:b/>
                <w:bCs/>
                <w:lang w:val="de-DE"/>
              </w:rPr>
              <w:t>Alternativszenario</w:t>
            </w:r>
          </w:p>
        </w:tc>
        <w:tc>
          <w:tcPr>
            <w:tcW w:w="7938" w:type="dxa"/>
            <w:gridSpan w:val="5"/>
            <w:tcBorders>
              <w:top w:val="single" w:sz="4" w:space="0" w:color="auto"/>
              <w:left w:val="single" w:sz="4" w:space="0" w:color="auto"/>
              <w:bottom w:val="single" w:sz="4" w:space="0" w:color="auto"/>
              <w:right w:val="single" w:sz="4" w:space="0" w:color="auto"/>
            </w:tcBorders>
          </w:tcPr>
          <w:p w14:paraId="64FC52E5" w14:textId="77777777" w:rsidR="00395D64" w:rsidRDefault="000E7E50" w:rsidP="00432E33">
            <w:pPr>
              <w:tabs>
                <w:tab w:val="left" w:pos="5220"/>
              </w:tabs>
              <w:jc w:val="both"/>
              <w:rPr>
                <w:lang w:val="de-DE"/>
              </w:rPr>
            </w:pPr>
            <w:r>
              <w:rPr>
                <w:lang w:val="de-DE"/>
              </w:rPr>
              <w:t>Siehe UC 201.005 „Alternative Suchresultate anzeigen“</w:t>
            </w:r>
          </w:p>
        </w:tc>
      </w:tr>
      <w:tr w:rsidR="00395D64" w:rsidRPr="008B4A32" w14:paraId="64FC52F2"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E7" w14:textId="77777777" w:rsidR="00395D64" w:rsidRDefault="00395D64" w:rsidP="008C6CFF">
            <w:pPr>
              <w:tabs>
                <w:tab w:val="left" w:pos="5220"/>
              </w:tabs>
              <w:rPr>
                <w:b/>
                <w:bCs/>
                <w:lang w:val="de-DE"/>
              </w:rPr>
            </w:pPr>
            <w:r>
              <w:rPr>
                <w:b/>
                <w:bCs/>
                <w:lang w:val="de-DE"/>
              </w:rPr>
              <w:t>Ausnahmeszenario</w:t>
            </w:r>
          </w:p>
        </w:tc>
        <w:tc>
          <w:tcPr>
            <w:tcW w:w="7938" w:type="dxa"/>
            <w:gridSpan w:val="5"/>
            <w:tcBorders>
              <w:top w:val="single" w:sz="4" w:space="0" w:color="auto"/>
              <w:left w:val="single" w:sz="4" w:space="0" w:color="auto"/>
              <w:bottom w:val="single" w:sz="4" w:space="0" w:color="auto"/>
              <w:right w:val="single" w:sz="4" w:space="0" w:color="auto"/>
            </w:tcBorders>
          </w:tcPr>
          <w:p w14:paraId="64FC52E8" w14:textId="77777777" w:rsidR="000E7E50" w:rsidRDefault="000E7E50" w:rsidP="000E7E50">
            <w:pPr>
              <w:tabs>
                <w:tab w:val="left" w:pos="5220"/>
              </w:tabs>
              <w:jc w:val="both"/>
              <w:rPr>
                <w:lang w:val="de-DE"/>
              </w:rPr>
            </w:pPr>
          </w:p>
          <w:p w14:paraId="64FC52E9" w14:textId="77777777" w:rsidR="000E7E50" w:rsidRDefault="000E7E50" w:rsidP="000E7E50">
            <w:pPr>
              <w:tabs>
                <w:tab w:val="left" w:pos="5220"/>
              </w:tabs>
              <w:jc w:val="both"/>
              <w:rPr>
                <w:lang w:val="de-DE"/>
              </w:rPr>
            </w:pPr>
            <w:r>
              <w:rPr>
                <w:lang w:val="de-DE"/>
              </w:rPr>
              <w:t>Kein Suchresultat gefunden</w:t>
            </w:r>
            <w:r w:rsidR="00862207">
              <w:rPr>
                <w:lang w:val="de-DE"/>
              </w:rPr>
              <w:t xml:space="preserve">: </w:t>
            </w:r>
          </w:p>
          <w:p w14:paraId="64FC52EA" w14:textId="77777777" w:rsidR="001C64A8" w:rsidDel="001C64A8" w:rsidRDefault="000E7E50" w:rsidP="001C64A8">
            <w:pPr>
              <w:pStyle w:val="ListParagraph"/>
              <w:numPr>
                <w:ilvl w:val="0"/>
                <w:numId w:val="34"/>
              </w:numPr>
              <w:tabs>
                <w:tab w:val="left" w:pos="5220"/>
              </w:tabs>
              <w:jc w:val="both"/>
              <w:rPr>
                <w:ins w:id="4" w:author="Tim Bänziger" w:date="2009-04-07T12:12:00Z"/>
                <w:lang w:val="de-DE"/>
              </w:rPr>
            </w:pPr>
            <w:r>
              <w:rPr>
                <w:lang w:val="de-DE"/>
              </w:rPr>
              <w:t>Globale Fehlermeldung wird ausgegeben</w:t>
            </w:r>
            <w:ins w:id="5" w:author="Tim Bänziger" w:date="2009-04-07T12:12:00Z">
              <w:r w:rsidR="001C64A8">
                <w:rPr>
                  <w:lang w:val="de-DE"/>
                </w:rPr>
                <w:t xml:space="preserve"> (</w:t>
              </w:r>
            </w:ins>
            <w:ins w:id="6" w:author="Tim Bänziger" w:date="2009-04-07T12:13:00Z">
              <w:r w:rsidR="001C64A8">
                <w:rPr>
                  <w:lang w:val="de-DE"/>
                </w:rPr>
                <w:t>Fehlermeldung und V</w:t>
              </w:r>
            </w:ins>
            <w:ins w:id="7" w:author="Tim Bänziger" w:date="2009-04-07T12:12:00Z">
              <w:r w:rsidR="001C64A8">
                <w:rPr>
                  <w:lang w:val="de-DE"/>
                </w:rPr>
                <w:t xml:space="preserve">erhalten </w:t>
              </w:r>
            </w:ins>
            <w:ins w:id="8" w:author="Tim Bänziger" w:date="2009-04-07T12:13:00Z">
              <w:r w:rsidR="001C64A8">
                <w:rPr>
                  <w:lang w:val="de-DE"/>
                </w:rPr>
                <w:t>in</w:t>
              </w:r>
            </w:ins>
            <w:ins w:id="9" w:author="Tim Bänziger" w:date="2009-04-07T12:12:00Z">
              <w:r w:rsidR="001C64A8">
                <w:rPr>
                  <w:lang w:val="de-DE"/>
                </w:rPr>
                <w:t xml:space="preserve"> SUC 201.001</w:t>
              </w:r>
            </w:ins>
            <w:ins w:id="10" w:author="Tim Bänziger" w:date="2009-04-07T12:13:00Z">
              <w:r w:rsidR="001C64A8">
                <w:rPr>
                  <w:lang w:val="de-DE"/>
                </w:rPr>
                <w:t xml:space="preserve"> dokumentiert</w:t>
              </w:r>
            </w:ins>
            <w:ins w:id="11" w:author="Tim Bänziger" w:date="2009-04-07T12:12:00Z">
              <w:r w:rsidR="001C64A8">
                <w:rPr>
                  <w:lang w:val="de-DE"/>
                </w:rPr>
                <w:t>)</w:t>
              </w:r>
            </w:ins>
          </w:p>
          <w:p w14:paraId="64FC52EB" w14:textId="77777777" w:rsidR="00C1770A" w:rsidRDefault="000E7E50">
            <w:pPr>
              <w:pStyle w:val="ListParagraph"/>
              <w:numPr>
                <w:ilvl w:val="0"/>
                <w:numId w:val="34"/>
              </w:numPr>
              <w:tabs>
                <w:tab w:val="left" w:pos="5220"/>
              </w:tabs>
              <w:jc w:val="both"/>
              <w:rPr>
                <w:del w:id="12" w:author="Tim Bänziger" w:date="2009-04-07T12:12:00Z"/>
                <w:lang w:val="de-DE"/>
              </w:rPr>
            </w:pPr>
            <w:del w:id="13" w:author="Tim Bänziger" w:date="2009-04-07T12:12:00Z">
              <w:r w:rsidDel="001C64A8">
                <w:rPr>
                  <w:lang w:val="de-DE"/>
                </w:rPr>
                <w:delText>, inkl. Beschreibung warum keine freie Ressource gefunden wird. Unterscheidung nach</w:delText>
              </w:r>
            </w:del>
          </w:p>
          <w:p w14:paraId="64FC52EC" w14:textId="77777777" w:rsidR="00C1770A" w:rsidRDefault="000E7E50">
            <w:pPr>
              <w:pStyle w:val="ListParagraph"/>
              <w:numPr>
                <w:ilvl w:val="0"/>
                <w:numId w:val="34"/>
              </w:numPr>
              <w:tabs>
                <w:tab w:val="left" w:pos="5220"/>
              </w:tabs>
              <w:jc w:val="both"/>
              <w:rPr>
                <w:del w:id="14" w:author="Tim Bänziger" w:date="2009-04-07T12:12:00Z"/>
                <w:rFonts w:cs="Tahoma"/>
                <w:lang w:val="de-DE"/>
              </w:rPr>
              <w:pPrChange w:id="15" w:author="Tim Bänziger" w:date="2009-04-07T12:12:00Z">
                <w:pPr>
                  <w:pStyle w:val="ListParagraph"/>
                  <w:numPr>
                    <w:ilvl w:val="1"/>
                    <w:numId w:val="34"/>
                  </w:numPr>
                  <w:shd w:val="clear" w:color="auto" w:fill="000080"/>
                  <w:tabs>
                    <w:tab w:val="left" w:pos="5220"/>
                  </w:tabs>
                  <w:ind w:left="1440" w:hanging="360"/>
                  <w:jc w:val="both"/>
                </w:pPr>
              </w:pPrChange>
            </w:pPr>
            <w:del w:id="16" w:author="Tim Bänziger" w:date="2009-04-07T12:12:00Z">
              <w:r w:rsidDel="001C64A8">
                <w:rPr>
                  <w:lang w:val="de-DE"/>
                </w:rPr>
                <w:delText>Zu geringe Berechtigung (Daten oder Funktionsrechte)</w:delText>
              </w:r>
            </w:del>
          </w:p>
          <w:p w14:paraId="64FC52ED" w14:textId="77777777" w:rsidR="00C1770A" w:rsidRDefault="000E7E50">
            <w:pPr>
              <w:pStyle w:val="ListParagraph"/>
              <w:numPr>
                <w:ilvl w:val="0"/>
                <w:numId w:val="34"/>
              </w:numPr>
              <w:tabs>
                <w:tab w:val="left" w:pos="5220"/>
              </w:tabs>
              <w:jc w:val="both"/>
              <w:rPr>
                <w:del w:id="17" w:author="Tim Bänziger" w:date="2009-04-07T12:12:00Z"/>
                <w:rFonts w:cs="Tahoma"/>
                <w:lang w:val="de-DE"/>
              </w:rPr>
              <w:pPrChange w:id="18" w:author="Tim Bänziger" w:date="2009-04-07T12:12:00Z">
                <w:pPr>
                  <w:pStyle w:val="ListParagraph"/>
                  <w:numPr>
                    <w:ilvl w:val="1"/>
                    <w:numId w:val="34"/>
                  </w:numPr>
                  <w:shd w:val="clear" w:color="auto" w:fill="000080"/>
                  <w:tabs>
                    <w:tab w:val="left" w:pos="5220"/>
                  </w:tabs>
                  <w:ind w:left="1440" w:hanging="360"/>
                  <w:jc w:val="both"/>
                </w:pPr>
              </w:pPrChange>
            </w:pPr>
            <w:del w:id="19" w:author="Tim Bänziger" w:date="2009-04-07T12:12:00Z">
              <w:r w:rsidDel="001C64A8">
                <w:rPr>
                  <w:lang w:val="de-DE"/>
                </w:rPr>
                <w:delText>Effektive keine freie Ressource zu diesem Datum</w:delText>
              </w:r>
            </w:del>
          </w:p>
          <w:p w14:paraId="64FC52EE" w14:textId="77777777" w:rsidR="00C1770A" w:rsidRDefault="000E7E50">
            <w:pPr>
              <w:pStyle w:val="ListParagraph"/>
              <w:numPr>
                <w:ilvl w:val="0"/>
                <w:numId w:val="34"/>
              </w:numPr>
              <w:tabs>
                <w:tab w:val="left" w:pos="5220"/>
              </w:tabs>
              <w:jc w:val="both"/>
              <w:rPr>
                <w:del w:id="20" w:author="Tim Bänziger" w:date="2009-04-07T12:12:00Z"/>
                <w:rFonts w:cs="Tahoma"/>
                <w:lang w:val="de-DE"/>
              </w:rPr>
              <w:pPrChange w:id="21" w:author="Tim Bänziger" w:date="2009-04-07T12:12:00Z">
                <w:pPr>
                  <w:pStyle w:val="ListParagraph"/>
                  <w:numPr>
                    <w:ilvl w:val="1"/>
                    <w:numId w:val="34"/>
                  </w:numPr>
                  <w:shd w:val="clear" w:color="auto" w:fill="000080"/>
                  <w:tabs>
                    <w:tab w:val="left" w:pos="5220"/>
                  </w:tabs>
                  <w:ind w:left="1440" w:hanging="360"/>
                  <w:jc w:val="both"/>
                </w:pPr>
              </w:pPrChange>
            </w:pPr>
            <w:del w:id="22" w:author="Tim Bänziger" w:date="2009-04-07T12:12:00Z">
              <w:r w:rsidRPr="00C85D80" w:rsidDel="001C64A8">
                <w:rPr>
                  <w:lang w:val="de-DE"/>
                </w:rPr>
                <w:delText>Kein freies Equipment (UC 201.00</w:delText>
              </w:r>
              <w:r w:rsidR="00C85D80" w:rsidRPr="00C85D80" w:rsidDel="001C64A8">
                <w:rPr>
                  <w:lang w:val="de-DE"/>
                </w:rPr>
                <w:delText>1</w:delText>
              </w:r>
              <w:r w:rsidRPr="00C85D80" w:rsidDel="001C64A8">
                <w:rPr>
                  <w:lang w:val="de-DE"/>
                </w:rPr>
                <w:delText>)</w:delText>
              </w:r>
            </w:del>
          </w:p>
          <w:p w14:paraId="64FC52EF" w14:textId="77777777" w:rsidR="00C1770A" w:rsidRDefault="000E7E50">
            <w:pPr>
              <w:pStyle w:val="ListParagraph"/>
              <w:numPr>
                <w:ilvl w:val="0"/>
                <w:numId w:val="34"/>
              </w:numPr>
              <w:tabs>
                <w:tab w:val="left" w:pos="5220"/>
              </w:tabs>
              <w:jc w:val="both"/>
              <w:rPr>
                <w:del w:id="23" w:author="Tim Bänziger" w:date="2009-04-07T12:12:00Z"/>
                <w:rFonts w:cs="Tahoma"/>
                <w:lang w:val="de-DE"/>
              </w:rPr>
              <w:pPrChange w:id="24" w:author="Tim Bänziger" w:date="2009-04-07T12:12:00Z">
                <w:pPr>
                  <w:pStyle w:val="ListParagraph"/>
                  <w:numPr>
                    <w:ilvl w:val="1"/>
                    <w:numId w:val="34"/>
                  </w:numPr>
                  <w:shd w:val="clear" w:color="auto" w:fill="000080"/>
                  <w:tabs>
                    <w:tab w:val="left" w:pos="5220"/>
                  </w:tabs>
                  <w:ind w:left="1440" w:hanging="360"/>
                  <w:jc w:val="both"/>
                </w:pPr>
              </w:pPrChange>
            </w:pPr>
            <w:del w:id="25" w:author="Tim Bänziger" w:date="2009-04-07T12:12:00Z">
              <w:r w:rsidRPr="00C85D80" w:rsidDel="001C64A8">
                <w:rPr>
                  <w:lang w:val="de-DE"/>
                </w:rPr>
                <w:delText>Entspricht nicht der Kapazität(UC 201.001)</w:delText>
              </w:r>
            </w:del>
          </w:p>
          <w:p w14:paraId="64FC52F0" w14:textId="77777777" w:rsidR="00C1770A" w:rsidRDefault="000E7E50">
            <w:pPr>
              <w:pStyle w:val="ListParagraph"/>
              <w:numPr>
                <w:ilvl w:val="0"/>
                <w:numId w:val="34"/>
              </w:numPr>
              <w:tabs>
                <w:tab w:val="left" w:pos="5220"/>
              </w:tabs>
              <w:jc w:val="both"/>
              <w:rPr>
                <w:del w:id="26" w:author="Tim Bänziger" w:date="2009-04-07T12:12:00Z"/>
                <w:rFonts w:cs="Tahoma"/>
                <w:lang w:val="de-DE"/>
              </w:rPr>
              <w:pPrChange w:id="27" w:author="Tim Bänziger" w:date="2009-04-07T12:12:00Z">
                <w:pPr>
                  <w:pStyle w:val="ListParagraph"/>
                  <w:numPr>
                    <w:ilvl w:val="1"/>
                    <w:numId w:val="34"/>
                  </w:numPr>
                  <w:shd w:val="clear" w:color="auto" w:fill="000080"/>
                  <w:tabs>
                    <w:tab w:val="left" w:pos="5220"/>
                  </w:tabs>
                  <w:ind w:left="1440" w:hanging="360"/>
                  <w:jc w:val="both"/>
                </w:pPr>
              </w:pPrChange>
            </w:pPr>
            <w:del w:id="28" w:author="Tim Bänziger" w:date="2009-04-07T12:12:00Z">
              <w:r w:rsidRPr="008D7BDA" w:rsidDel="001C64A8">
                <w:rPr>
                  <w:lang w:val="de-DE"/>
                </w:rPr>
                <w:delText>Ressourcen vorhanden, aber zurzeit gesperrt (UC 105.005)</w:delText>
              </w:r>
            </w:del>
          </w:p>
          <w:p w14:paraId="64FC52F1" w14:textId="77777777" w:rsidR="00C1770A" w:rsidRDefault="000E7E50">
            <w:pPr>
              <w:pStyle w:val="ListParagraph"/>
              <w:numPr>
                <w:ilvl w:val="0"/>
                <w:numId w:val="34"/>
              </w:numPr>
              <w:tabs>
                <w:tab w:val="left" w:pos="5220"/>
              </w:tabs>
              <w:jc w:val="both"/>
              <w:rPr>
                <w:rFonts w:cs="Tahoma"/>
                <w:lang w:val="de-DE"/>
              </w:rPr>
              <w:pPrChange w:id="29" w:author="Tim Bänziger" w:date="2009-04-07T12:12:00Z">
                <w:pPr>
                  <w:pStyle w:val="ListParagraph"/>
                  <w:numPr>
                    <w:numId w:val="23"/>
                  </w:numPr>
                  <w:shd w:val="clear" w:color="auto" w:fill="000080"/>
                  <w:tabs>
                    <w:tab w:val="left" w:pos="5220"/>
                  </w:tabs>
                  <w:ind w:hanging="360"/>
                  <w:jc w:val="both"/>
                </w:pPr>
              </w:pPrChange>
            </w:pPr>
            <w:del w:id="30" w:author="Tim Bänziger" w:date="2009-04-07T12:12:00Z">
              <w:r w:rsidDel="001C64A8">
                <w:rPr>
                  <w:lang w:val="de-DE"/>
                </w:rPr>
                <w:delText>Entspricht nicht den übrigen Suchkriterien</w:delText>
              </w:r>
            </w:del>
          </w:p>
        </w:tc>
      </w:tr>
      <w:tr w:rsidR="00926E49" w:rsidRPr="00395D64" w14:paraId="64FC52F5"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F3" w14:textId="77777777" w:rsidR="00926E49" w:rsidRDefault="00926E49" w:rsidP="008C6CFF">
            <w:pPr>
              <w:tabs>
                <w:tab w:val="left" w:pos="5220"/>
              </w:tabs>
              <w:rPr>
                <w:b/>
                <w:bCs/>
                <w:lang w:val="de-DE"/>
              </w:rPr>
            </w:pPr>
            <w:r>
              <w:rPr>
                <w:b/>
                <w:bCs/>
                <w:lang w:val="de-DE"/>
              </w:rPr>
              <w:t>Fehlerbehandlung</w:t>
            </w:r>
          </w:p>
        </w:tc>
        <w:tc>
          <w:tcPr>
            <w:tcW w:w="7938" w:type="dxa"/>
            <w:gridSpan w:val="5"/>
            <w:tcBorders>
              <w:top w:val="single" w:sz="4" w:space="0" w:color="auto"/>
              <w:left w:val="single" w:sz="4" w:space="0" w:color="auto"/>
              <w:bottom w:val="single" w:sz="4" w:space="0" w:color="auto"/>
              <w:right w:val="single" w:sz="4" w:space="0" w:color="auto"/>
            </w:tcBorders>
          </w:tcPr>
          <w:p w14:paraId="64FC52F4" w14:textId="77777777" w:rsidR="00926E49" w:rsidRDefault="00C85D80" w:rsidP="00432E33">
            <w:pPr>
              <w:tabs>
                <w:tab w:val="left" w:pos="5220"/>
              </w:tabs>
              <w:jc w:val="both"/>
              <w:rPr>
                <w:lang w:val="de-DE"/>
              </w:rPr>
            </w:pPr>
            <w:r>
              <w:rPr>
                <w:lang w:val="de-DE"/>
              </w:rPr>
              <w:t>Siehe Ausnahmeszenario</w:t>
            </w:r>
          </w:p>
        </w:tc>
      </w:tr>
      <w:tr w:rsidR="00395D64" w:rsidRPr="008B4A32" w14:paraId="64FC52FC"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F6" w14:textId="77777777" w:rsidR="00395D64" w:rsidRDefault="00395D64" w:rsidP="008C6CFF">
            <w:pPr>
              <w:tabs>
                <w:tab w:val="left" w:pos="5220"/>
              </w:tabs>
              <w:rPr>
                <w:b/>
                <w:bCs/>
                <w:lang w:val="de-DE"/>
              </w:rPr>
            </w:pPr>
            <w:r>
              <w:rPr>
                <w:b/>
                <w:bCs/>
                <w:lang w:val="de-DE"/>
              </w:rPr>
              <w:lastRenderedPageBreak/>
              <w:t>Regeln + Bedingungen</w:t>
            </w:r>
          </w:p>
        </w:tc>
        <w:tc>
          <w:tcPr>
            <w:tcW w:w="7938" w:type="dxa"/>
            <w:gridSpan w:val="5"/>
            <w:tcBorders>
              <w:top w:val="single" w:sz="4" w:space="0" w:color="auto"/>
              <w:left w:val="single" w:sz="4" w:space="0" w:color="auto"/>
              <w:bottom w:val="single" w:sz="4" w:space="0" w:color="auto"/>
              <w:right w:val="single" w:sz="4" w:space="0" w:color="auto"/>
            </w:tcBorders>
          </w:tcPr>
          <w:p w14:paraId="64FC52F7" w14:textId="77777777" w:rsidR="006643D8" w:rsidRDefault="00C85D80" w:rsidP="005862B3">
            <w:pPr>
              <w:pStyle w:val="ListParagraph"/>
              <w:numPr>
                <w:ilvl w:val="0"/>
                <w:numId w:val="24"/>
              </w:numPr>
              <w:tabs>
                <w:tab w:val="left" w:pos="5220"/>
              </w:tabs>
              <w:jc w:val="both"/>
              <w:rPr>
                <w:lang w:val="de-CH"/>
              </w:rPr>
            </w:pPr>
            <w:r>
              <w:rPr>
                <w:lang w:val="de-CH"/>
              </w:rPr>
              <w:t>Funktionsrechte von SUC 201.001 gelten</w:t>
            </w:r>
          </w:p>
          <w:p w14:paraId="64FC52F8" w14:textId="77777777" w:rsidR="002528DF" w:rsidRDefault="002528DF" w:rsidP="005862B3">
            <w:pPr>
              <w:pStyle w:val="ListParagraph"/>
              <w:numPr>
                <w:ilvl w:val="0"/>
                <w:numId w:val="24"/>
              </w:numPr>
              <w:tabs>
                <w:tab w:val="left" w:pos="5220"/>
              </w:tabs>
              <w:jc w:val="both"/>
              <w:rPr>
                <w:lang w:val="de-CH"/>
              </w:rPr>
            </w:pPr>
            <w:r>
              <w:rPr>
                <w:lang w:val="de-CH"/>
              </w:rPr>
              <w:t xml:space="preserve">Funktionsrecht „Darf Bestuhlung </w:t>
            </w:r>
            <w:del w:id="31" w:author="Tim Bänziger" w:date="2009-04-07T12:13:00Z">
              <w:r w:rsidDel="001C64A8">
                <w:rPr>
                  <w:lang w:val="de-CH"/>
                </w:rPr>
                <w:delText>administrieren</w:delText>
              </w:r>
            </w:del>
            <w:ins w:id="32" w:author="Tim Bänziger" w:date="2009-04-07T12:13:00Z">
              <w:r w:rsidR="001C64A8">
                <w:rPr>
                  <w:lang w:val="de-CH"/>
                </w:rPr>
                <w:t>ändern</w:t>
              </w:r>
            </w:ins>
            <w:r>
              <w:rPr>
                <w:lang w:val="de-CH"/>
              </w:rPr>
              <w:t>“</w:t>
            </w:r>
          </w:p>
          <w:p w14:paraId="64FC52F9" w14:textId="77777777" w:rsidR="00C85D80" w:rsidRPr="00C85D80" w:rsidRDefault="00C85D80" w:rsidP="005862B3">
            <w:pPr>
              <w:pStyle w:val="ListParagraph"/>
              <w:numPr>
                <w:ilvl w:val="0"/>
                <w:numId w:val="24"/>
              </w:numPr>
              <w:tabs>
                <w:tab w:val="left" w:pos="5220"/>
              </w:tabs>
              <w:jc w:val="both"/>
              <w:rPr>
                <w:highlight w:val="yellow"/>
                <w:lang w:val="de-CH"/>
              </w:rPr>
            </w:pPr>
            <w:r w:rsidRPr="00C85D80">
              <w:rPr>
                <w:highlight w:val="yellow"/>
                <w:lang w:val="de-CH"/>
              </w:rPr>
              <w:t>Defaults müssen geladen werden (PF 302)</w:t>
            </w:r>
          </w:p>
          <w:p w14:paraId="64FC52FA" w14:textId="77777777" w:rsidR="00C85D80" w:rsidRDefault="00C85D80" w:rsidP="005862B3">
            <w:pPr>
              <w:pStyle w:val="ListParagraph"/>
              <w:numPr>
                <w:ilvl w:val="0"/>
                <w:numId w:val="24"/>
              </w:numPr>
              <w:tabs>
                <w:tab w:val="left" w:pos="5220"/>
              </w:tabs>
              <w:jc w:val="both"/>
              <w:rPr>
                <w:lang w:val="de-CH"/>
              </w:rPr>
            </w:pPr>
            <w:r>
              <w:rPr>
                <w:lang w:val="de-CH"/>
              </w:rPr>
              <w:t>Tab „Bestuhlung“ muss eingefügt werden (5 Stelle im Reservationsdetail)</w:t>
            </w:r>
          </w:p>
          <w:p w14:paraId="64FC52FB" w14:textId="77777777" w:rsidR="00C85D80" w:rsidRPr="001C64A8" w:rsidRDefault="00C85D80" w:rsidP="001C64A8">
            <w:pPr>
              <w:tabs>
                <w:tab w:val="left" w:pos="5220"/>
              </w:tabs>
              <w:ind w:left="360"/>
              <w:jc w:val="both"/>
              <w:rPr>
                <w:lang w:val="de-CH"/>
              </w:rPr>
            </w:pPr>
          </w:p>
        </w:tc>
      </w:tr>
      <w:tr w:rsidR="00395D64" w:rsidRPr="008B4A32" w14:paraId="64FC52FF"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2FD" w14:textId="77777777" w:rsidR="00395D64" w:rsidRDefault="00926E49" w:rsidP="008C6CFF">
            <w:pPr>
              <w:tabs>
                <w:tab w:val="left" w:pos="5220"/>
              </w:tabs>
              <w:rPr>
                <w:b/>
                <w:bCs/>
                <w:lang w:val="de-DE"/>
              </w:rPr>
            </w:pPr>
            <w:r>
              <w:rPr>
                <w:b/>
                <w:bCs/>
                <w:lang w:val="de-DE"/>
              </w:rPr>
              <w:t>Qualitätsanforderungen</w:t>
            </w:r>
          </w:p>
        </w:tc>
        <w:tc>
          <w:tcPr>
            <w:tcW w:w="7938" w:type="dxa"/>
            <w:gridSpan w:val="5"/>
            <w:tcBorders>
              <w:top w:val="single" w:sz="4" w:space="0" w:color="auto"/>
              <w:left w:val="single" w:sz="4" w:space="0" w:color="auto"/>
              <w:bottom w:val="single" w:sz="4" w:space="0" w:color="auto"/>
              <w:right w:val="single" w:sz="4" w:space="0" w:color="auto"/>
            </w:tcBorders>
          </w:tcPr>
          <w:p w14:paraId="64FC52FE" w14:textId="77777777" w:rsidR="00395D64" w:rsidRDefault="00BD69DC" w:rsidP="00432E33">
            <w:pPr>
              <w:tabs>
                <w:tab w:val="left" w:pos="5220"/>
              </w:tabs>
              <w:jc w:val="both"/>
              <w:rPr>
                <w:lang w:val="de-DE"/>
              </w:rPr>
            </w:pPr>
            <w:r>
              <w:rPr>
                <w:lang w:val="de-DE"/>
              </w:rPr>
              <w:t>Die Qualitätsanforderungen aus SUC 201.001 gelten.</w:t>
            </w:r>
          </w:p>
        </w:tc>
      </w:tr>
      <w:tr w:rsidR="00395D64" w:rsidRPr="00395D64" w14:paraId="64FC5302"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64FC5300" w14:textId="77777777" w:rsidR="00395D64" w:rsidRDefault="00926E49" w:rsidP="008C6CFF">
            <w:pPr>
              <w:tabs>
                <w:tab w:val="left" w:pos="5220"/>
              </w:tabs>
              <w:rPr>
                <w:b/>
                <w:bCs/>
                <w:lang w:val="de-DE"/>
              </w:rPr>
            </w:pPr>
            <w:r>
              <w:rPr>
                <w:b/>
                <w:bCs/>
                <w:lang w:val="de-DE"/>
              </w:rPr>
              <w:t>Nachbedingung</w:t>
            </w:r>
          </w:p>
        </w:tc>
        <w:tc>
          <w:tcPr>
            <w:tcW w:w="7938" w:type="dxa"/>
            <w:gridSpan w:val="5"/>
            <w:tcBorders>
              <w:top w:val="single" w:sz="4" w:space="0" w:color="auto"/>
              <w:left w:val="single" w:sz="4" w:space="0" w:color="auto"/>
              <w:bottom w:val="single" w:sz="4" w:space="0" w:color="auto"/>
              <w:right w:val="single" w:sz="4" w:space="0" w:color="auto"/>
            </w:tcBorders>
          </w:tcPr>
          <w:p w14:paraId="64FC5301" w14:textId="77777777" w:rsidR="00395D64" w:rsidRDefault="00395D64" w:rsidP="00432E33">
            <w:pPr>
              <w:tabs>
                <w:tab w:val="left" w:pos="5220"/>
              </w:tabs>
              <w:jc w:val="both"/>
              <w:rPr>
                <w:lang w:val="de-DE"/>
              </w:rPr>
            </w:pPr>
          </w:p>
        </w:tc>
      </w:tr>
      <w:tr w:rsidR="00926E49" w:rsidRPr="00395D64" w14:paraId="64FC5307" w14:textId="77777777" w:rsidTr="006E5D9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Height w:val="70"/>
        </w:trPr>
        <w:tc>
          <w:tcPr>
            <w:tcW w:w="2187" w:type="dxa"/>
            <w:gridSpan w:val="2"/>
            <w:vMerge w:val="restart"/>
            <w:tcBorders>
              <w:top w:val="single" w:sz="4" w:space="0" w:color="auto"/>
              <w:left w:val="single" w:sz="4" w:space="0" w:color="auto"/>
              <w:right w:val="single" w:sz="4" w:space="0" w:color="auto"/>
            </w:tcBorders>
          </w:tcPr>
          <w:p w14:paraId="64FC5303" w14:textId="77777777" w:rsidR="00926E49" w:rsidRDefault="00926E49" w:rsidP="008C6CFF">
            <w:pPr>
              <w:tabs>
                <w:tab w:val="left" w:pos="5220"/>
              </w:tabs>
              <w:rPr>
                <w:b/>
                <w:bCs/>
                <w:lang w:val="de-DE"/>
              </w:rPr>
            </w:pPr>
            <w:r>
              <w:rPr>
                <w:b/>
                <w:bCs/>
                <w:lang w:val="de-DE"/>
              </w:rPr>
              <w:t>Beziehungen</w:t>
            </w:r>
            <w:r w:rsidR="00EF30D3">
              <w:rPr>
                <w:b/>
                <w:bCs/>
                <w:lang w:val="de-DE"/>
              </w:rPr>
              <w:t xml:space="preserve"> (UC)</w:t>
            </w:r>
          </w:p>
        </w:tc>
        <w:tc>
          <w:tcPr>
            <w:tcW w:w="2646" w:type="dxa"/>
            <w:tcBorders>
              <w:top w:val="single" w:sz="4" w:space="0" w:color="auto"/>
              <w:left w:val="single" w:sz="4" w:space="0" w:color="auto"/>
              <w:bottom w:val="single" w:sz="4" w:space="0" w:color="auto"/>
              <w:right w:val="single" w:sz="4" w:space="0" w:color="auto"/>
            </w:tcBorders>
          </w:tcPr>
          <w:p w14:paraId="64FC5304" w14:textId="77777777" w:rsidR="00926E49" w:rsidRDefault="00926E49" w:rsidP="00432E33">
            <w:pPr>
              <w:tabs>
                <w:tab w:val="left" w:pos="5220"/>
              </w:tabs>
              <w:jc w:val="both"/>
              <w:rPr>
                <w:lang w:val="de-DE"/>
              </w:rPr>
            </w:pPr>
            <w:r>
              <w:rPr>
                <w:lang w:val="de-DE"/>
              </w:rPr>
              <w:t>Enthalten</w:t>
            </w:r>
          </w:p>
        </w:tc>
        <w:tc>
          <w:tcPr>
            <w:tcW w:w="2646" w:type="dxa"/>
            <w:gridSpan w:val="2"/>
            <w:tcBorders>
              <w:top w:val="single" w:sz="4" w:space="0" w:color="auto"/>
              <w:left w:val="single" w:sz="4" w:space="0" w:color="auto"/>
              <w:bottom w:val="single" w:sz="4" w:space="0" w:color="auto"/>
              <w:right w:val="single" w:sz="4" w:space="0" w:color="auto"/>
            </w:tcBorders>
          </w:tcPr>
          <w:p w14:paraId="64FC5305" w14:textId="77777777" w:rsidR="00926E49" w:rsidRDefault="00926E49" w:rsidP="00432E33">
            <w:pPr>
              <w:tabs>
                <w:tab w:val="left" w:pos="5220"/>
              </w:tabs>
              <w:jc w:val="both"/>
              <w:rPr>
                <w:lang w:val="de-DE"/>
              </w:rPr>
            </w:pPr>
            <w:r>
              <w:rPr>
                <w:lang w:val="de-DE"/>
              </w:rPr>
              <w:t>Erweitert</w:t>
            </w:r>
          </w:p>
        </w:tc>
        <w:tc>
          <w:tcPr>
            <w:tcW w:w="2646" w:type="dxa"/>
            <w:gridSpan w:val="2"/>
            <w:tcBorders>
              <w:top w:val="single" w:sz="4" w:space="0" w:color="auto"/>
              <w:left w:val="single" w:sz="4" w:space="0" w:color="auto"/>
              <w:bottom w:val="single" w:sz="4" w:space="0" w:color="auto"/>
              <w:right w:val="single" w:sz="4" w:space="0" w:color="auto"/>
            </w:tcBorders>
          </w:tcPr>
          <w:p w14:paraId="64FC5306" w14:textId="77777777" w:rsidR="00926E49" w:rsidRDefault="00926E49" w:rsidP="00432E33">
            <w:pPr>
              <w:tabs>
                <w:tab w:val="left" w:pos="5220"/>
              </w:tabs>
              <w:jc w:val="both"/>
              <w:rPr>
                <w:lang w:val="de-DE"/>
              </w:rPr>
            </w:pPr>
            <w:r>
              <w:rPr>
                <w:lang w:val="de-DE"/>
              </w:rPr>
              <w:t>Vererbung</w:t>
            </w:r>
          </w:p>
        </w:tc>
      </w:tr>
      <w:tr w:rsidR="00926E49" w:rsidRPr="00395D64" w14:paraId="64FC530D" w14:textId="77777777" w:rsidTr="006E5D9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Height w:val="70"/>
        </w:trPr>
        <w:tc>
          <w:tcPr>
            <w:tcW w:w="2187" w:type="dxa"/>
            <w:gridSpan w:val="2"/>
            <w:vMerge/>
            <w:tcBorders>
              <w:left w:val="single" w:sz="4" w:space="0" w:color="auto"/>
              <w:bottom w:val="single" w:sz="4" w:space="0" w:color="auto"/>
              <w:right w:val="single" w:sz="4" w:space="0" w:color="auto"/>
            </w:tcBorders>
          </w:tcPr>
          <w:p w14:paraId="64FC5308" w14:textId="77777777" w:rsidR="00926E49" w:rsidRDefault="00926E49" w:rsidP="008C6CFF">
            <w:pPr>
              <w:tabs>
                <w:tab w:val="left" w:pos="5220"/>
              </w:tabs>
              <w:rPr>
                <w:b/>
                <w:bCs/>
                <w:lang w:val="de-DE"/>
              </w:rPr>
            </w:pPr>
          </w:p>
        </w:tc>
        <w:tc>
          <w:tcPr>
            <w:tcW w:w="2646" w:type="dxa"/>
            <w:tcBorders>
              <w:top w:val="single" w:sz="4" w:space="0" w:color="auto"/>
              <w:left w:val="single" w:sz="4" w:space="0" w:color="auto"/>
              <w:bottom w:val="single" w:sz="4" w:space="0" w:color="auto"/>
              <w:right w:val="single" w:sz="4" w:space="0" w:color="auto"/>
            </w:tcBorders>
          </w:tcPr>
          <w:p w14:paraId="64FC5309" w14:textId="77777777" w:rsidR="005862B3" w:rsidRDefault="005862B3" w:rsidP="005862B3">
            <w:pPr>
              <w:tabs>
                <w:tab w:val="left" w:pos="5220"/>
              </w:tabs>
              <w:jc w:val="both"/>
              <w:rPr>
                <w:lang w:val="de-DE"/>
              </w:rPr>
            </w:pPr>
          </w:p>
          <w:p w14:paraId="64FC530A" w14:textId="77777777" w:rsidR="005275B9" w:rsidRDefault="005275B9" w:rsidP="00432E33">
            <w:pPr>
              <w:tabs>
                <w:tab w:val="left" w:pos="5220"/>
              </w:tabs>
              <w:jc w:val="both"/>
              <w:rPr>
                <w:lang w:val="de-DE"/>
              </w:rPr>
            </w:pPr>
          </w:p>
        </w:tc>
        <w:tc>
          <w:tcPr>
            <w:tcW w:w="2646" w:type="dxa"/>
            <w:gridSpan w:val="2"/>
            <w:tcBorders>
              <w:top w:val="single" w:sz="4" w:space="0" w:color="auto"/>
              <w:left w:val="single" w:sz="4" w:space="0" w:color="auto"/>
              <w:bottom w:val="single" w:sz="4" w:space="0" w:color="auto"/>
              <w:right w:val="single" w:sz="4" w:space="0" w:color="auto"/>
            </w:tcBorders>
          </w:tcPr>
          <w:p w14:paraId="64FC530B" w14:textId="77777777" w:rsidR="00926E49" w:rsidRDefault="000E7E50" w:rsidP="00432E33">
            <w:pPr>
              <w:tabs>
                <w:tab w:val="left" w:pos="5220"/>
              </w:tabs>
              <w:jc w:val="both"/>
              <w:rPr>
                <w:lang w:val="de-DE"/>
              </w:rPr>
            </w:pPr>
            <w:r>
              <w:rPr>
                <w:lang w:val="de-DE"/>
              </w:rPr>
              <w:t>Basiert auf SUC 201.001</w:t>
            </w:r>
          </w:p>
        </w:tc>
        <w:tc>
          <w:tcPr>
            <w:tcW w:w="2646" w:type="dxa"/>
            <w:gridSpan w:val="2"/>
            <w:tcBorders>
              <w:top w:val="single" w:sz="4" w:space="0" w:color="auto"/>
              <w:left w:val="single" w:sz="4" w:space="0" w:color="auto"/>
              <w:bottom w:val="single" w:sz="4" w:space="0" w:color="auto"/>
              <w:right w:val="single" w:sz="4" w:space="0" w:color="auto"/>
            </w:tcBorders>
          </w:tcPr>
          <w:p w14:paraId="64FC530C" w14:textId="77777777" w:rsidR="00926E49" w:rsidRDefault="00926E49" w:rsidP="00432E33">
            <w:pPr>
              <w:tabs>
                <w:tab w:val="left" w:pos="5220"/>
              </w:tabs>
              <w:jc w:val="both"/>
              <w:rPr>
                <w:lang w:val="de-DE"/>
              </w:rPr>
            </w:pPr>
          </w:p>
        </w:tc>
      </w:tr>
    </w:tbl>
    <w:p w14:paraId="64FC530E" w14:textId="77777777" w:rsidR="005862B3" w:rsidRDefault="005862B3" w:rsidP="00DC0ADE">
      <w:pPr>
        <w:pStyle w:val="Heading1"/>
        <w:rPr>
          <w:lang w:val="de-DE"/>
        </w:rPr>
      </w:pPr>
    </w:p>
    <w:p w14:paraId="64FC530F" w14:textId="77777777" w:rsidR="005862B3" w:rsidRDefault="005862B3" w:rsidP="00DC0ADE">
      <w:pPr>
        <w:pStyle w:val="Heading1"/>
        <w:rPr>
          <w:lang w:val="de-DE"/>
        </w:rPr>
      </w:pPr>
    </w:p>
    <w:p w14:paraId="64FC5310" w14:textId="77777777" w:rsidR="00DC0ADE" w:rsidRDefault="00DC0ADE" w:rsidP="00DC0ADE">
      <w:pPr>
        <w:pStyle w:val="Heading1"/>
        <w:rPr>
          <w:lang w:val="de-DE"/>
        </w:rPr>
      </w:pPr>
      <w:r>
        <w:rPr>
          <w:lang w:val="de-DE"/>
        </w:rPr>
        <w:t>Use Case Details</w:t>
      </w:r>
    </w:p>
    <w:p w14:paraId="64FC5311" w14:textId="77777777" w:rsidR="00DC0ADE" w:rsidRPr="00DC0ADE" w:rsidRDefault="00DC0ADE" w:rsidP="00DC0ADE">
      <w:pPr>
        <w:rPr>
          <w:lang w:val="de-DE"/>
        </w:rPr>
      </w:pPr>
    </w:p>
    <w:tbl>
      <w:tblPr>
        <w:tblStyle w:val="TableGrid"/>
        <w:tblW w:w="0" w:type="auto"/>
        <w:tblLayout w:type="fixed"/>
        <w:tblLook w:val="04A0" w:firstRow="1" w:lastRow="0" w:firstColumn="1" w:lastColumn="0" w:noHBand="0" w:noVBand="1"/>
      </w:tblPr>
      <w:tblGrid>
        <w:gridCol w:w="4928"/>
        <w:gridCol w:w="4678"/>
      </w:tblGrid>
      <w:tr w:rsidR="00DC0ADE" w:rsidRPr="008B4A32" w14:paraId="64FC5313" w14:textId="77777777" w:rsidTr="00DC0ADE">
        <w:tc>
          <w:tcPr>
            <w:tcW w:w="9606" w:type="dxa"/>
            <w:gridSpan w:val="2"/>
          </w:tcPr>
          <w:p w14:paraId="64FC5312" w14:textId="77777777" w:rsidR="00DC0ADE" w:rsidRDefault="00DC0ADE" w:rsidP="005862B3">
            <w:pPr>
              <w:pStyle w:val="Heading2"/>
              <w:rPr>
                <w:lang w:val="de-DE"/>
              </w:rPr>
            </w:pPr>
            <w:r w:rsidRPr="00264081">
              <w:rPr>
                <w:lang w:val="de-DE"/>
              </w:rPr>
              <w:t xml:space="preserve">Schritt </w:t>
            </w:r>
            <w:r>
              <w:rPr>
                <w:lang w:val="de-DE"/>
              </w:rPr>
              <w:t>1 -</w:t>
            </w:r>
            <w:r w:rsidR="005275B9">
              <w:rPr>
                <w:lang w:val="de-DE"/>
              </w:rPr>
              <w:t xml:space="preserve"> </w:t>
            </w:r>
            <w:r w:rsidR="00C85D80" w:rsidRPr="00C85D80">
              <w:rPr>
                <w:b w:val="0"/>
                <w:sz w:val="20"/>
                <w:lang w:val="de-CH"/>
              </w:rPr>
              <w:t>Navigation auf „Reservieren“ – Wahl der Ressourcenart „Raum“ im Sidepanel</w:t>
            </w:r>
          </w:p>
        </w:tc>
      </w:tr>
      <w:tr w:rsidR="00DC0ADE" w:rsidRPr="00264081" w14:paraId="64FC5316" w14:textId="77777777" w:rsidTr="00DC0ADE">
        <w:tc>
          <w:tcPr>
            <w:tcW w:w="4928" w:type="dxa"/>
          </w:tcPr>
          <w:p w14:paraId="64FC5314" w14:textId="77777777" w:rsidR="00DC0ADE" w:rsidRPr="00264081" w:rsidRDefault="00DC0ADE" w:rsidP="00DC0ADE">
            <w:pPr>
              <w:rPr>
                <w:b/>
                <w:lang w:val="de-DE"/>
              </w:rPr>
            </w:pPr>
            <w:r>
              <w:rPr>
                <w:b/>
                <w:lang w:val="de-DE"/>
              </w:rPr>
              <w:t>Controls</w:t>
            </w:r>
          </w:p>
        </w:tc>
        <w:tc>
          <w:tcPr>
            <w:tcW w:w="4678" w:type="dxa"/>
          </w:tcPr>
          <w:p w14:paraId="64FC5315" w14:textId="77777777" w:rsidR="00DC0ADE" w:rsidRPr="00264081" w:rsidRDefault="00DC0ADE" w:rsidP="00DC0ADE">
            <w:pPr>
              <w:rPr>
                <w:b/>
                <w:lang w:val="de-DE"/>
              </w:rPr>
            </w:pPr>
            <w:r>
              <w:rPr>
                <w:b/>
                <w:lang w:val="de-DE"/>
              </w:rPr>
              <w:t>Regeln</w:t>
            </w:r>
          </w:p>
        </w:tc>
      </w:tr>
      <w:tr w:rsidR="00DC0ADE" w:rsidRPr="008B4A32" w14:paraId="64FC531D" w14:textId="77777777" w:rsidTr="00DC0ADE">
        <w:tc>
          <w:tcPr>
            <w:tcW w:w="4928" w:type="dxa"/>
          </w:tcPr>
          <w:p w14:paraId="64FC5317" w14:textId="77777777" w:rsidR="00DC0ADE" w:rsidRPr="005D6E72" w:rsidRDefault="00DC0ADE" w:rsidP="00DC0ADE">
            <w:pPr>
              <w:rPr>
                <w:b/>
                <w:lang w:val="de-DE"/>
              </w:rPr>
            </w:pPr>
            <w:r w:rsidRPr="005D6E72">
              <w:rPr>
                <w:b/>
                <w:lang w:val="de-DE"/>
              </w:rPr>
              <w:t>Sidepanel</w:t>
            </w:r>
          </w:p>
          <w:p w14:paraId="64FC5318" w14:textId="77777777" w:rsidR="00DC0ADE" w:rsidRPr="005D6E72" w:rsidRDefault="00821234" w:rsidP="00DC0ADE">
            <w:pPr>
              <w:pStyle w:val="ListParagraph"/>
              <w:numPr>
                <w:ilvl w:val="0"/>
                <w:numId w:val="18"/>
              </w:numPr>
              <w:tabs>
                <w:tab w:val="left" w:pos="5220"/>
              </w:tabs>
              <w:jc w:val="both"/>
              <w:rPr>
                <w:lang w:val="de-DE"/>
              </w:rPr>
            </w:pPr>
            <w:r>
              <w:rPr>
                <w:lang w:val="de-DE"/>
              </w:rPr>
              <w:t>Intelibox „Ressourcenart“</w:t>
            </w:r>
          </w:p>
          <w:p w14:paraId="64FC5319" w14:textId="77777777" w:rsidR="00DC0ADE" w:rsidRPr="005D6E72" w:rsidRDefault="00DC0ADE" w:rsidP="00DC0ADE">
            <w:pPr>
              <w:rPr>
                <w:b/>
                <w:lang w:val="de-DE"/>
              </w:rPr>
            </w:pPr>
          </w:p>
          <w:p w14:paraId="64FC531A" w14:textId="77777777" w:rsidR="00DC0ADE" w:rsidRPr="005D6E72" w:rsidRDefault="00DC0ADE" w:rsidP="00DC0ADE">
            <w:pPr>
              <w:rPr>
                <w:b/>
                <w:lang w:val="de-DE"/>
              </w:rPr>
            </w:pPr>
          </w:p>
        </w:tc>
        <w:tc>
          <w:tcPr>
            <w:tcW w:w="4678" w:type="dxa"/>
          </w:tcPr>
          <w:p w14:paraId="64FC531B" w14:textId="77777777" w:rsidR="00DC0ADE" w:rsidRDefault="00DC0ADE" w:rsidP="005D6E72">
            <w:pPr>
              <w:tabs>
                <w:tab w:val="left" w:pos="5220"/>
              </w:tabs>
              <w:jc w:val="both"/>
              <w:rPr>
                <w:lang w:val="de-DE"/>
              </w:rPr>
            </w:pPr>
          </w:p>
          <w:p w14:paraId="64FC531C" w14:textId="77777777" w:rsidR="00821234" w:rsidRPr="005D6E72" w:rsidRDefault="00821234" w:rsidP="005D6E72">
            <w:pPr>
              <w:tabs>
                <w:tab w:val="left" w:pos="5220"/>
              </w:tabs>
              <w:jc w:val="both"/>
              <w:rPr>
                <w:lang w:val="de-DE"/>
              </w:rPr>
            </w:pPr>
            <w:r>
              <w:rPr>
                <w:lang w:val="de-DE"/>
              </w:rPr>
              <w:t>Benutzer muss Resourcenart „Raum“ wählen</w:t>
            </w:r>
          </w:p>
        </w:tc>
      </w:tr>
      <w:tr w:rsidR="00DC0ADE" w14:paraId="64FC5321" w14:textId="77777777" w:rsidTr="00DC0ADE">
        <w:tc>
          <w:tcPr>
            <w:tcW w:w="9606" w:type="dxa"/>
            <w:gridSpan w:val="2"/>
          </w:tcPr>
          <w:p w14:paraId="64FC531E" w14:textId="77777777" w:rsidR="00DC0ADE" w:rsidRDefault="00DC0ADE" w:rsidP="00DC0ADE">
            <w:pPr>
              <w:rPr>
                <w:lang w:val="de-DE"/>
              </w:rPr>
            </w:pPr>
          </w:p>
          <w:p w14:paraId="64FC531F" w14:textId="77777777" w:rsidR="00DC0ADE" w:rsidRDefault="00DC0ADE" w:rsidP="00DC0ADE">
            <w:pPr>
              <w:rPr>
                <w:lang w:val="de-DE"/>
              </w:rPr>
            </w:pPr>
            <w:r>
              <w:rPr>
                <w:lang w:val="de-DE"/>
              </w:rPr>
              <w:t>Kein Bild</w:t>
            </w:r>
          </w:p>
          <w:p w14:paraId="64FC5320" w14:textId="77777777" w:rsidR="00DC0ADE" w:rsidRDefault="00DC0ADE" w:rsidP="00DC0ADE">
            <w:pPr>
              <w:rPr>
                <w:lang w:val="de-DE"/>
              </w:rPr>
            </w:pPr>
          </w:p>
        </w:tc>
      </w:tr>
    </w:tbl>
    <w:p w14:paraId="64FC5322" w14:textId="77777777" w:rsidR="00DC0ADE" w:rsidRDefault="00DC0ADE" w:rsidP="00DC0ADE">
      <w:pPr>
        <w:rPr>
          <w:lang w:val="de-CH"/>
        </w:rPr>
      </w:pPr>
    </w:p>
    <w:p w14:paraId="64FC5323" w14:textId="77777777" w:rsidR="00DC0ADE" w:rsidRPr="00DC0ADE" w:rsidRDefault="00DC0ADE" w:rsidP="00DC0ADE">
      <w:pPr>
        <w:rPr>
          <w:lang w:val="de-CH"/>
        </w:rPr>
      </w:pPr>
    </w:p>
    <w:tbl>
      <w:tblPr>
        <w:tblStyle w:val="TableGrid"/>
        <w:tblW w:w="0" w:type="auto"/>
        <w:tblLayout w:type="fixed"/>
        <w:tblLook w:val="04A0" w:firstRow="1" w:lastRow="0" w:firstColumn="1" w:lastColumn="0" w:noHBand="0" w:noVBand="1"/>
      </w:tblPr>
      <w:tblGrid>
        <w:gridCol w:w="4928"/>
        <w:gridCol w:w="4678"/>
      </w:tblGrid>
      <w:tr w:rsidR="00DC0ADE" w:rsidRPr="00C765BE" w14:paraId="64FC5326" w14:textId="77777777" w:rsidTr="00DC0ADE">
        <w:tc>
          <w:tcPr>
            <w:tcW w:w="9606" w:type="dxa"/>
            <w:gridSpan w:val="2"/>
          </w:tcPr>
          <w:p w14:paraId="64FC5324" w14:textId="77777777" w:rsidR="00A02C6F" w:rsidRPr="00A02C6F" w:rsidRDefault="00DC0ADE" w:rsidP="00A02C6F">
            <w:pPr>
              <w:jc w:val="both"/>
              <w:rPr>
                <w:lang w:val="de-CH"/>
              </w:rPr>
            </w:pPr>
            <w:bookmarkStart w:id="33" w:name="_Ref220409354"/>
            <w:r w:rsidRPr="00A02C6F">
              <w:rPr>
                <w:b/>
                <w:bCs/>
                <w:sz w:val="32"/>
                <w:lang w:val="de-DE"/>
              </w:rPr>
              <w:t>Schritt 2 -</w:t>
            </w:r>
            <w:bookmarkEnd w:id="33"/>
            <w:r w:rsidR="005D6E72" w:rsidRPr="00A02C6F">
              <w:rPr>
                <w:b/>
                <w:bCs/>
                <w:sz w:val="32"/>
                <w:lang w:val="de-DE"/>
              </w:rPr>
              <w:t xml:space="preserve"> </w:t>
            </w:r>
            <w:r w:rsidR="00A02C6F" w:rsidRPr="00A02C6F">
              <w:rPr>
                <w:lang w:val="de-CH"/>
              </w:rPr>
              <w:t>Subpanel „Ressourcenspezifische Kriterien“ wird geöffnet. Nutzer kann zusätzliche Filterkriterien angeben (optional) und „Suchen“ klicken.</w:t>
            </w:r>
          </w:p>
          <w:p w14:paraId="64FC5325" w14:textId="77777777" w:rsidR="00DC0ADE" w:rsidRPr="005D6E72" w:rsidRDefault="00DC0ADE" w:rsidP="005862B3">
            <w:pPr>
              <w:tabs>
                <w:tab w:val="left" w:pos="5220"/>
              </w:tabs>
              <w:jc w:val="both"/>
              <w:rPr>
                <w:lang w:val="de-CH"/>
              </w:rPr>
            </w:pPr>
          </w:p>
        </w:tc>
      </w:tr>
      <w:tr w:rsidR="00DC0ADE" w:rsidRPr="00264081" w14:paraId="64FC5329" w14:textId="77777777" w:rsidTr="00DC0ADE">
        <w:tc>
          <w:tcPr>
            <w:tcW w:w="4928" w:type="dxa"/>
          </w:tcPr>
          <w:p w14:paraId="64FC5327" w14:textId="77777777" w:rsidR="00DC0ADE" w:rsidRPr="005D6E72" w:rsidRDefault="00DC0ADE" w:rsidP="005D6E72">
            <w:pPr>
              <w:tabs>
                <w:tab w:val="left" w:pos="5220"/>
              </w:tabs>
              <w:jc w:val="both"/>
              <w:rPr>
                <w:b/>
                <w:lang w:val="de-DE"/>
              </w:rPr>
            </w:pPr>
            <w:r w:rsidRPr="005D6E72">
              <w:rPr>
                <w:b/>
                <w:lang w:val="de-DE"/>
              </w:rPr>
              <w:t>Controls</w:t>
            </w:r>
            <w:r w:rsidR="005D6E72">
              <w:t xml:space="preserve"> </w:t>
            </w:r>
          </w:p>
        </w:tc>
        <w:tc>
          <w:tcPr>
            <w:tcW w:w="4678" w:type="dxa"/>
          </w:tcPr>
          <w:p w14:paraId="64FC5328" w14:textId="77777777" w:rsidR="00DC0ADE" w:rsidRPr="00264081" w:rsidRDefault="00DC0ADE" w:rsidP="00DC0ADE">
            <w:pPr>
              <w:rPr>
                <w:b/>
                <w:lang w:val="de-DE"/>
              </w:rPr>
            </w:pPr>
            <w:r>
              <w:rPr>
                <w:b/>
                <w:lang w:val="de-DE"/>
              </w:rPr>
              <w:t>Regeln</w:t>
            </w:r>
          </w:p>
        </w:tc>
      </w:tr>
      <w:tr w:rsidR="00DC0ADE" w:rsidRPr="008B4A32" w14:paraId="64FC5346" w14:textId="77777777" w:rsidTr="00DC0ADE">
        <w:tc>
          <w:tcPr>
            <w:tcW w:w="4928" w:type="dxa"/>
          </w:tcPr>
          <w:p w14:paraId="64FC532A" w14:textId="77777777" w:rsidR="00DC0ADE" w:rsidRDefault="00DC0ADE" w:rsidP="005D6E72">
            <w:pPr>
              <w:rPr>
                <w:b/>
                <w:i/>
                <w:lang w:val="de-DE"/>
              </w:rPr>
            </w:pPr>
          </w:p>
          <w:p w14:paraId="64FC532B" w14:textId="77777777" w:rsidR="00883C45" w:rsidRDefault="00883C45" w:rsidP="005D6E72">
            <w:pPr>
              <w:rPr>
                <w:b/>
                <w:i/>
                <w:lang w:val="de-DE"/>
              </w:rPr>
            </w:pPr>
          </w:p>
          <w:p w14:paraId="64FC532C" w14:textId="77777777" w:rsidR="00883C45" w:rsidRDefault="007E0AF1" w:rsidP="005D6E72">
            <w:pPr>
              <w:rPr>
                <w:b/>
                <w:i/>
                <w:lang w:val="de-DE"/>
              </w:rPr>
            </w:pPr>
            <w:r>
              <w:rPr>
                <w:b/>
                <w:i/>
                <w:lang w:val="de-DE"/>
              </w:rPr>
              <w:t>Sidepanel – Subpanel (Ressourcenart „Raum“)</w:t>
            </w:r>
          </w:p>
          <w:p w14:paraId="64FC532D" w14:textId="77777777" w:rsidR="007E0AF1" w:rsidRDefault="007E0AF1" w:rsidP="007E0AF1">
            <w:pPr>
              <w:pStyle w:val="ListParagraph"/>
              <w:numPr>
                <w:ilvl w:val="0"/>
                <w:numId w:val="34"/>
              </w:numPr>
              <w:rPr>
                <w:lang w:val="de-DE"/>
              </w:rPr>
            </w:pPr>
            <w:r>
              <w:rPr>
                <w:lang w:val="de-DE"/>
              </w:rPr>
              <w:t>Feld „Kapazität (Anzahl Personen)</w:t>
            </w:r>
          </w:p>
          <w:p w14:paraId="64FC532E" w14:textId="77777777" w:rsidR="007E0AF1" w:rsidRDefault="007E0AF1" w:rsidP="007E0AF1">
            <w:pPr>
              <w:pStyle w:val="ListParagraph"/>
              <w:numPr>
                <w:ilvl w:val="0"/>
                <w:numId w:val="34"/>
              </w:numPr>
              <w:rPr>
                <w:lang w:val="de-DE"/>
              </w:rPr>
            </w:pPr>
            <w:r>
              <w:rPr>
                <w:lang w:val="de-DE"/>
              </w:rPr>
              <w:t>Checkbox „Maximale Kapazitäten berücksichtigen“</w:t>
            </w:r>
          </w:p>
          <w:p w14:paraId="64FC532F" w14:textId="77777777" w:rsidR="007E0AF1" w:rsidRDefault="007E0AF1" w:rsidP="007E0AF1">
            <w:pPr>
              <w:pStyle w:val="ListParagraph"/>
              <w:numPr>
                <w:ilvl w:val="0"/>
                <w:numId w:val="34"/>
              </w:numPr>
              <w:rPr>
                <w:lang w:val="de-DE"/>
              </w:rPr>
            </w:pPr>
            <w:r>
              <w:rPr>
                <w:lang w:val="de-DE"/>
              </w:rPr>
              <w:t>Dropdown „Typ“ (in diesem Fall: Raumtyp)</w:t>
            </w:r>
          </w:p>
          <w:p w14:paraId="64FC5330" w14:textId="77777777" w:rsidR="007E0AF1" w:rsidRDefault="007E0AF1" w:rsidP="007E0AF1">
            <w:pPr>
              <w:pStyle w:val="ListParagraph"/>
              <w:numPr>
                <w:ilvl w:val="0"/>
                <w:numId w:val="34"/>
              </w:numPr>
              <w:rPr>
                <w:lang w:val="de-DE"/>
              </w:rPr>
            </w:pPr>
            <w:r>
              <w:rPr>
                <w:lang w:val="de-DE"/>
              </w:rPr>
              <w:t>Dropdown „Intern/Public (Werte: alle, nur interne, nur Public)</w:t>
            </w:r>
          </w:p>
          <w:p w14:paraId="64FC5331" w14:textId="77777777" w:rsidR="007E0AF1" w:rsidRPr="007E0AF1" w:rsidRDefault="007E0AF1" w:rsidP="007E0AF1">
            <w:pPr>
              <w:pStyle w:val="ListParagraph"/>
              <w:numPr>
                <w:ilvl w:val="0"/>
                <w:numId w:val="34"/>
              </w:numPr>
              <w:rPr>
                <w:lang w:val="de-DE"/>
              </w:rPr>
            </w:pPr>
            <w:r>
              <w:rPr>
                <w:lang w:val="de-DE"/>
              </w:rPr>
              <w:t>RichIntelibox „Equipment“ (zeigt alle Equipmenttypen)</w:t>
            </w:r>
          </w:p>
          <w:p w14:paraId="64FC5332" w14:textId="77777777" w:rsidR="007E0AF1" w:rsidRPr="005D6E72" w:rsidRDefault="007E0AF1" w:rsidP="005D6E72">
            <w:pPr>
              <w:rPr>
                <w:b/>
                <w:i/>
                <w:lang w:val="de-DE"/>
              </w:rPr>
            </w:pPr>
          </w:p>
        </w:tc>
        <w:tc>
          <w:tcPr>
            <w:tcW w:w="4678" w:type="dxa"/>
          </w:tcPr>
          <w:p w14:paraId="64FC5333" w14:textId="77777777" w:rsidR="00DC0ADE" w:rsidRDefault="00DC0ADE" w:rsidP="005400A6">
            <w:pPr>
              <w:tabs>
                <w:tab w:val="left" w:pos="5220"/>
              </w:tabs>
              <w:rPr>
                <w:lang w:val="de-DE"/>
              </w:rPr>
            </w:pPr>
          </w:p>
          <w:p w14:paraId="64FC5334" w14:textId="77777777" w:rsidR="005400A6" w:rsidRDefault="007E0AF1" w:rsidP="005400A6">
            <w:pPr>
              <w:tabs>
                <w:tab w:val="left" w:pos="5220"/>
              </w:tabs>
              <w:rPr>
                <w:lang w:val="de-DE"/>
              </w:rPr>
            </w:pPr>
            <w:r>
              <w:rPr>
                <w:lang w:val="de-DE"/>
              </w:rPr>
              <w:t>Subpanel Ressourcenspezif</w:t>
            </w:r>
            <w:r w:rsidR="00883C45">
              <w:rPr>
                <w:lang w:val="de-DE"/>
              </w:rPr>
              <w:t>ische</w:t>
            </w:r>
            <w:r>
              <w:rPr>
                <w:lang w:val="de-DE"/>
              </w:rPr>
              <w:t>n</w:t>
            </w:r>
            <w:r w:rsidR="00883C45">
              <w:rPr>
                <w:lang w:val="de-DE"/>
              </w:rPr>
              <w:t xml:space="preserve"> Kriterien ist per Default geöffnet und wird nach Wahl der Ressourcen Art neu geladen</w:t>
            </w:r>
          </w:p>
          <w:p w14:paraId="64FC5335" w14:textId="77777777" w:rsidR="005400A6" w:rsidRDefault="005400A6" w:rsidP="005400A6">
            <w:pPr>
              <w:tabs>
                <w:tab w:val="left" w:pos="5220"/>
              </w:tabs>
              <w:rPr>
                <w:lang w:val="de-DE"/>
              </w:rPr>
            </w:pPr>
          </w:p>
          <w:p w14:paraId="64FC5336" w14:textId="77777777" w:rsidR="005400A6" w:rsidRPr="007E0AF1" w:rsidRDefault="007E0AF1" w:rsidP="005400A6">
            <w:pPr>
              <w:tabs>
                <w:tab w:val="left" w:pos="5220"/>
              </w:tabs>
              <w:rPr>
                <w:b/>
                <w:lang w:val="de-DE"/>
              </w:rPr>
            </w:pPr>
            <w:r w:rsidRPr="007E0AF1">
              <w:rPr>
                <w:b/>
                <w:lang w:val="de-DE"/>
              </w:rPr>
              <w:t>Anzahl Personen</w:t>
            </w:r>
          </w:p>
          <w:p w14:paraId="64FC5337" w14:textId="77777777" w:rsidR="005400A6" w:rsidRDefault="007E0AF1" w:rsidP="005400A6">
            <w:pPr>
              <w:tabs>
                <w:tab w:val="left" w:pos="5220"/>
              </w:tabs>
              <w:rPr>
                <w:lang w:val="de-DE"/>
              </w:rPr>
            </w:pPr>
            <w:r>
              <w:rPr>
                <w:lang w:val="de-DE"/>
              </w:rPr>
              <w:t>Es können nur nummerische Werte eingegeben werden. Direkteingabe möglich oder Änderung des Wertes über Pfeiltasten</w:t>
            </w:r>
          </w:p>
          <w:p w14:paraId="64FC5338" w14:textId="77777777" w:rsidR="007E0AF1" w:rsidRDefault="007E0AF1" w:rsidP="005400A6">
            <w:pPr>
              <w:tabs>
                <w:tab w:val="left" w:pos="5220"/>
              </w:tabs>
              <w:rPr>
                <w:lang w:val="de-DE"/>
              </w:rPr>
            </w:pPr>
          </w:p>
          <w:p w14:paraId="64FC5339" w14:textId="77777777" w:rsidR="007E0AF1" w:rsidRPr="00673C93" w:rsidRDefault="00C1770A" w:rsidP="005400A6">
            <w:pPr>
              <w:tabs>
                <w:tab w:val="left" w:pos="5220"/>
              </w:tabs>
              <w:rPr>
                <w:b/>
                <w:lang w:val="de-DE"/>
              </w:rPr>
            </w:pPr>
            <w:r w:rsidRPr="00673C93">
              <w:rPr>
                <w:b/>
                <w:lang w:val="de-DE"/>
              </w:rPr>
              <w:t>Typ</w:t>
            </w:r>
            <w:ins w:id="34" w:author="Tim Bänziger" w:date="2009-04-07T12:14:00Z">
              <w:r w:rsidRPr="00673C93">
                <w:rPr>
                  <w:b/>
                  <w:lang w:val="de-DE"/>
                </w:rPr>
                <w:t xml:space="preserve"> (UC </w:t>
              </w:r>
            </w:ins>
            <w:ins w:id="35" w:author="Tim Bänziger" w:date="2009-07-31T14:52:00Z">
              <w:r w:rsidR="00673C93">
                <w:rPr>
                  <w:b/>
                  <w:lang w:val="de-DE"/>
                </w:rPr>
                <w:t>Gliederungen</w:t>
              </w:r>
            </w:ins>
            <w:ins w:id="36" w:author="Tim Bänziger" w:date="2009-04-07T12:14:00Z">
              <w:r w:rsidRPr="00673C93">
                <w:rPr>
                  <w:b/>
                  <w:lang w:val="de-DE"/>
                </w:rPr>
                <w:t>)</w:t>
              </w:r>
            </w:ins>
          </w:p>
          <w:p w14:paraId="64FC533A" w14:textId="77777777" w:rsidR="007E0AF1" w:rsidRPr="008B4A32" w:rsidRDefault="00C1770A" w:rsidP="007E0AF1">
            <w:pPr>
              <w:pStyle w:val="ListParagraph"/>
              <w:numPr>
                <w:ilvl w:val="0"/>
                <w:numId w:val="37"/>
              </w:numPr>
              <w:shd w:val="clear" w:color="auto" w:fill="000080"/>
              <w:tabs>
                <w:tab w:val="left" w:pos="5220"/>
              </w:tabs>
              <w:rPr>
                <w:lang w:val="de-DE"/>
              </w:rPr>
            </w:pPr>
            <w:r w:rsidRPr="00673C93">
              <w:rPr>
                <w:lang w:val="de-DE"/>
              </w:rPr>
              <w:t>Jede Ressource verfügt über Typen. Bei der Ressource Raum sind dies die Raumtypen, wie Sitzungszimmer, Schulungsraum, etc.</w:t>
            </w:r>
          </w:p>
          <w:p w14:paraId="64FC533B" w14:textId="77777777" w:rsidR="007E0AF1" w:rsidRPr="008B4A32" w:rsidDel="00673C93" w:rsidRDefault="00C1770A" w:rsidP="005400A6">
            <w:pPr>
              <w:pStyle w:val="ListParagraph"/>
              <w:numPr>
                <w:ilvl w:val="0"/>
                <w:numId w:val="37"/>
              </w:numPr>
              <w:shd w:val="clear" w:color="auto" w:fill="000080"/>
              <w:tabs>
                <w:tab w:val="left" w:pos="5220"/>
              </w:tabs>
              <w:rPr>
                <w:del w:id="37" w:author="Tim Bänziger" w:date="2009-07-31T14:52:00Z"/>
                <w:lang w:val="de-DE"/>
              </w:rPr>
            </w:pPr>
            <w:del w:id="38" w:author="Tim Bänziger" w:date="2009-07-31T14:52:00Z">
              <w:r w:rsidRPr="00673C93" w:rsidDel="00673C93">
                <w:rPr>
                  <w:lang w:val="de-DE"/>
                </w:rPr>
                <w:delText>Es werden nur Typen angezeigt, bei welchen der angemeldete Benutzer auch min. Leserechte hat</w:delText>
              </w:r>
            </w:del>
          </w:p>
          <w:p w14:paraId="64FC533C" w14:textId="77777777" w:rsidR="007E0AF1" w:rsidRDefault="007E0AF1" w:rsidP="005400A6">
            <w:pPr>
              <w:tabs>
                <w:tab w:val="left" w:pos="5220"/>
              </w:tabs>
              <w:rPr>
                <w:lang w:val="de-DE"/>
              </w:rPr>
            </w:pPr>
          </w:p>
          <w:p w14:paraId="64FC533D" w14:textId="77777777" w:rsidR="007E0AF1" w:rsidRPr="007E0AF1" w:rsidRDefault="007E0AF1" w:rsidP="005400A6">
            <w:pPr>
              <w:tabs>
                <w:tab w:val="left" w:pos="5220"/>
              </w:tabs>
              <w:rPr>
                <w:b/>
                <w:lang w:val="de-DE"/>
              </w:rPr>
            </w:pPr>
            <w:r w:rsidRPr="007E0AF1">
              <w:rPr>
                <w:b/>
                <w:lang w:val="de-DE"/>
              </w:rPr>
              <w:t>Intern/Public</w:t>
            </w:r>
          </w:p>
          <w:p w14:paraId="64FC533E" w14:textId="77777777" w:rsidR="007E0AF1" w:rsidRDefault="007E0AF1" w:rsidP="005400A6">
            <w:pPr>
              <w:tabs>
                <w:tab w:val="left" w:pos="5220"/>
              </w:tabs>
              <w:rPr>
                <w:lang w:val="de-DE"/>
              </w:rPr>
            </w:pPr>
            <w:r>
              <w:rPr>
                <w:lang w:val="de-DE"/>
              </w:rPr>
              <w:t xml:space="preserve">Jede Ressource hat ein Flag ob diese nur für interne Zwecke oder auch externe vorgesehen ist. </w:t>
            </w:r>
            <w:r>
              <w:rPr>
                <w:lang w:val="de-DE"/>
              </w:rPr>
              <w:lastRenderedPageBreak/>
              <w:t>Die Wahl der Intern/Public Dropdown korrespondiert zu diesem Flag. Flag ist also nur ein Vorfilter (hat keine Einfluss auf Berechtigungen)</w:t>
            </w:r>
          </w:p>
          <w:p w14:paraId="64FC533F" w14:textId="77777777" w:rsidR="007E0AF1" w:rsidRDefault="007E0AF1" w:rsidP="005400A6">
            <w:pPr>
              <w:tabs>
                <w:tab w:val="left" w:pos="5220"/>
              </w:tabs>
              <w:rPr>
                <w:lang w:val="de-DE"/>
              </w:rPr>
            </w:pPr>
          </w:p>
          <w:p w14:paraId="64FC5340" w14:textId="77777777" w:rsidR="007E0AF1" w:rsidRDefault="007E0AF1" w:rsidP="005400A6">
            <w:pPr>
              <w:tabs>
                <w:tab w:val="left" w:pos="5220"/>
              </w:tabs>
              <w:rPr>
                <w:b/>
                <w:lang w:val="de-DE"/>
              </w:rPr>
            </w:pPr>
            <w:r w:rsidRPr="007E0AF1">
              <w:rPr>
                <w:b/>
                <w:lang w:val="de-DE"/>
              </w:rPr>
              <w:t>Equipment</w:t>
            </w:r>
          </w:p>
          <w:p w14:paraId="64FC5341" w14:textId="77777777" w:rsidR="007E0AF1" w:rsidRPr="007E0AF1" w:rsidRDefault="007E0AF1" w:rsidP="007E0AF1">
            <w:pPr>
              <w:pStyle w:val="ListParagraph"/>
              <w:numPr>
                <w:ilvl w:val="0"/>
                <w:numId w:val="38"/>
              </w:numPr>
              <w:tabs>
                <w:tab w:val="left" w:pos="5220"/>
              </w:tabs>
              <w:rPr>
                <w:b/>
                <w:lang w:val="de-DE"/>
              </w:rPr>
            </w:pPr>
            <w:r>
              <w:rPr>
                <w:lang w:val="de-DE"/>
              </w:rPr>
              <w:t>Als spezieller Typ kann zur Raumbuchung direkt auch Equipment gebucht werden. Dieses wird in einer Richintelibox angezeigt – Eingabe der pro Typ einer Anzahl muss möglich sein. Standardwert ist 0</w:t>
            </w:r>
          </w:p>
          <w:p w14:paraId="64FC5342" w14:textId="77777777" w:rsidR="007E0AF1" w:rsidRPr="007E0AF1" w:rsidRDefault="007E0AF1" w:rsidP="007E0AF1">
            <w:pPr>
              <w:pStyle w:val="ListParagraph"/>
              <w:numPr>
                <w:ilvl w:val="0"/>
                <w:numId w:val="38"/>
              </w:numPr>
              <w:tabs>
                <w:tab w:val="left" w:pos="5220"/>
              </w:tabs>
              <w:rPr>
                <w:b/>
                <w:lang w:val="de-DE"/>
              </w:rPr>
            </w:pPr>
            <w:r>
              <w:rPr>
                <w:lang w:val="de-DE"/>
              </w:rPr>
              <w:t>Es werden nur die Equipmenttypen angezeigt, bei welchen der angemeldete Benutzer auch min. Leserechte hat</w:t>
            </w:r>
          </w:p>
          <w:p w14:paraId="64FC5343" w14:textId="77777777" w:rsidR="005400A6" w:rsidRPr="007E0AF1" w:rsidRDefault="007E0AF1" w:rsidP="005400A6">
            <w:pPr>
              <w:pStyle w:val="ListParagraph"/>
              <w:numPr>
                <w:ilvl w:val="0"/>
                <w:numId w:val="38"/>
              </w:numPr>
              <w:tabs>
                <w:tab w:val="left" w:pos="5220"/>
              </w:tabs>
              <w:rPr>
                <w:lang w:val="de-DE"/>
              </w:rPr>
            </w:pPr>
            <w:r w:rsidRPr="007E0AF1">
              <w:rPr>
                <w:lang w:val="de-DE"/>
              </w:rPr>
              <w:t xml:space="preserve">Ev. sollte die Liste zwei-spaltig dargestellt werden, bei manchen Kunden hat es bis 70 </w:t>
            </w:r>
            <w:r w:rsidR="00883C45" w:rsidRPr="007E0AF1">
              <w:rPr>
                <w:lang w:val="de-DE"/>
              </w:rPr>
              <w:t>Equipmenttypen</w:t>
            </w:r>
          </w:p>
          <w:p w14:paraId="64FC5344" w14:textId="77777777" w:rsidR="005400A6" w:rsidRDefault="005400A6" w:rsidP="005400A6">
            <w:pPr>
              <w:tabs>
                <w:tab w:val="left" w:pos="5220"/>
              </w:tabs>
              <w:rPr>
                <w:lang w:val="de-DE"/>
              </w:rPr>
            </w:pPr>
          </w:p>
          <w:p w14:paraId="64FC5345" w14:textId="77777777" w:rsidR="005400A6" w:rsidRPr="005400A6" w:rsidRDefault="005400A6" w:rsidP="005400A6">
            <w:pPr>
              <w:tabs>
                <w:tab w:val="left" w:pos="5220"/>
              </w:tabs>
              <w:rPr>
                <w:lang w:val="de-DE"/>
              </w:rPr>
            </w:pPr>
          </w:p>
        </w:tc>
      </w:tr>
      <w:tr w:rsidR="00DC0ADE" w14:paraId="64FC5348" w14:textId="77777777" w:rsidTr="00DC0ADE">
        <w:tc>
          <w:tcPr>
            <w:tcW w:w="9606" w:type="dxa"/>
            <w:gridSpan w:val="2"/>
          </w:tcPr>
          <w:p w14:paraId="64FC5347" w14:textId="77777777" w:rsidR="00DC0ADE" w:rsidRPr="00DC0ADE" w:rsidRDefault="005400A6" w:rsidP="00DC0ADE">
            <w:pPr>
              <w:rPr>
                <w:color w:val="FF0000"/>
                <w:lang w:val="de-DE"/>
              </w:rPr>
            </w:pPr>
            <w:r>
              <w:rPr>
                <w:noProof/>
                <w:color w:val="FF0000"/>
                <w:lang w:val="de-CH" w:eastAsia="de-CH"/>
              </w:rPr>
              <w:lastRenderedPageBreak/>
              <w:drawing>
                <wp:inline distT="0" distB="0" distL="0" distR="0" wp14:anchorId="64FC5431" wp14:editId="64FC5432">
                  <wp:extent cx="5962650" cy="4769485"/>
                  <wp:effectExtent l="19050" t="0" r="0" b="0"/>
                  <wp:docPr id="2" name="Picture 1" descr="Room_Reserv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_Reservieren.jpg"/>
                          <pic:cNvPicPr/>
                        </pic:nvPicPr>
                        <pic:blipFill>
                          <a:blip r:embed="rId13" cstate="print"/>
                          <a:stretch>
                            <a:fillRect/>
                          </a:stretch>
                        </pic:blipFill>
                        <pic:spPr>
                          <a:xfrm>
                            <a:off x="0" y="0"/>
                            <a:ext cx="5962650" cy="4769485"/>
                          </a:xfrm>
                          <a:prstGeom prst="rect">
                            <a:avLst/>
                          </a:prstGeom>
                        </pic:spPr>
                      </pic:pic>
                    </a:graphicData>
                  </a:graphic>
                </wp:inline>
              </w:drawing>
            </w:r>
          </w:p>
        </w:tc>
      </w:tr>
    </w:tbl>
    <w:p w14:paraId="64FC5349" w14:textId="77777777" w:rsidR="00DC0ADE" w:rsidRDefault="00DC0ADE" w:rsidP="00DC0ADE">
      <w:pPr>
        <w:rPr>
          <w:lang w:val="de-DE"/>
        </w:rPr>
      </w:pPr>
    </w:p>
    <w:p w14:paraId="64FC534A" w14:textId="77777777" w:rsidR="00DC0ADE" w:rsidRDefault="00DC0ADE" w:rsidP="00DC0ADE">
      <w:pPr>
        <w:rPr>
          <w:lang w:val="de-DE"/>
        </w:rPr>
      </w:pPr>
    </w:p>
    <w:tbl>
      <w:tblPr>
        <w:tblStyle w:val="TableGrid"/>
        <w:tblW w:w="0" w:type="auto"/>
        <w:tblLayout w:type="fixed"/>
        <w:tblLook w:val="04A0" w:firstRow="1" w:lastRow="0" w:firstColumn="1" w:lastColumn="0" w:noHBand="0" w:noVBand="1"/>
      </w:tblPr>
      <w:tblGrid>
        <w:gridCol w:w="4928"/>
        <w:gridCol w:w="4678"/>
      </w:tblGrid>
      <w:tr w:rsidR="00DC0ADE" w:rsidRPr="008B4A32" w14:paraId="64FC534D" w14:textId="77777777" w:rsidTr="00DC0ADE">
        <w:tc>
          <w:tcPr>
            <w:tcW w:w="9606" w:type="dxa"/>
            <w:gridSpan w:val="2"/>
          </w:tcPr>
          <w:p w14:paraId="64FC534B" w14:textId="77777777" w:rsidR="00A02C6F" w:rsidRPr="00A02C6F" w:rsidRDefault="00DC0ADE" w:rsidP="00A02C6F">
            <w:pPr>
              <w:jc w:val="both"/>
              <w:rPr>
                <w:lang w:val="de-CH"/>
              </w:rPr>
            </w:pPr>
            <w:r w:rsidRPr="00A02C6F">
              <w:rPr>
                <w:b/>
                <w:bCs/>
                <w:sz w:val="32"/>
                <w:lang w:val="de-DE"/>
              </w:rPr>
              <w:t>Schritt 3 -</w:t>
            </w:r>
            <w:r w:rsidRPr="00A02C6F">
              <w:rPr>
                <w:lang w:val="de-DE"/>
              </w:rPr>
              <w:t xml:space="preserve"> </w:t>
            </w:r>
            <w:r w:rsidR="00A02C6F" w:rsidRPr="00A02C6F">
              <w:rPr>
                <w:lang w:val="de-CH"/>
              </w:rPr>
              <w:t>System liefert Suchresultat (zusätzlich zu SUC 201.001) der verfügbaren Ressourcen</w:t>
            </w:r>
          </w:p>
          <w:p w14:paraId="64FC534C" w14:textId="77777777" w:rsidR="00DC0ADE" w:rsidRPr="005C3503" w:rsidRDefault="00DC0ADE" w:rsidP="005862B3">
            <w:pPr>
              <w:tabs>
                <w:tab w:val="left" w:pos="5220"/>
              </w:tabs>
              <w:jc w:val="both"/>
              <w:rPr>
                <w:lang w:val="de-CH"/>
              </w:rPr>
            </w:pPr>
          </w:p>
        </w:tc>
      </w:tr>
      <w:tr w:rsidR="00DC0ADE" w:rsidRPr="00264081" w14:paraId="64FC5350" w14:textId="77777777" w:rsidTr="00DC0ADE">
        <w:tc>
          <w:tcPr>
            <w:tcW w:w="4928" w:type="dxa"/>
          </w:tcPr>
          <w:p w14:paraId="64FC534E" w14:textId="77777777" w:rsidR="00DC0ADE" w:rsidRPr="00264081" w:rsidRDefault="00DC0ADE" w:rsidP="00DC0ADE">
            <w:pPr>
              <w:rPr>
                <w:b/>
                <w:lang w:val="de-DE"/>
              </w:rPr>
            </w:pPr>
            <w:r>
              <w:rPr>
                <w:b/>
                <w:lang w:val="de-DE"/>
              </w:rPr>
              <w:lastRenderedPageBreak/>
              <w:t>Controls</w:t>
            </w:r>
          </w:p>
        </w:tc>
        <w:tc>
          <w:tcPr>
            <w:tcW w:w="4678" w:type="dxa"/>
          </w:tcPr>
          <w:p w14:paraId="64FC534F" w14:textId="77777777" w:rsidR="00DC0ADE" w:rsidRPr="00264081" w:rsidRDefault="00DC0ADE" w:rsidP="00DC0ADE">
            <w:pPr>
              <w:rPr>
                <w:b/>
                <w:lang w:val="de-DE"/>
              </w:rPr>
            </w:pPr>
            <w:r>
              <w:rPr>
                <w:b/>
                <w:lang w:val="de-DE"/>
              </w:rPr>
              <w:t>Regeln</w:t>
            </w:r>
          </w:p>
        </w:tc>
      </w:tr>
      <w:tr w:rsidR="00DC0ADE" w:rsidRPr="008B4A32" w14:paraId="64FC536F" w14:textId="77777777" w:rsidTr="00DC0ADE">
        <w:tc>
          <w:tcPr>
            <w:tcW w:w="4928" w:type="dxa"/>
          </w:tcPr>
          <w:p w14:paraId="64FC5351" w14:textId="77777777" w:rsidR="006F5E8D" w:rsidRDefault="006F5E8D" w:rsidP="00A02C6F">
            <w:pPr>
              <w:tabs>
                <w:tab w:val="left" w:pos="5220"/>
              </w:tabs>
              <w:jc w:val="both"/>
              <w:rPr>
                <w:b/>
                <w:lang w:val="de-DE"/>
              </w:rPr>
            </w:pPr>
          </w:p>
          <w:p w14:paraId="64FC5352" w14:textId="77777777" w:rsidR="00A02C6F" w:rsidRDefault="00A02C6F" w:rsidP="00A02C6F">
            <w:pPr>
              <w:tabs>
                <w:tab w:val="left" w:pos="5220"/>
              </w:tabs>
              <w:jc w:val="both"/>
              <w:rPr>
                <w:b/>
                <w:lang w:val="de-DE"/>
              </w:rPr>
            </w:pPr>
            <w:r>
              <w:rPr>
                <w:b/>
                <w:lang w:val="de-DE"/>
              </w:rPr>
              <w:t>Inhaltsbereich</w:t>
            </w:r>
          </w:p>
          <w:p w14:paraId="64FC5353" w14:textId="77777777" w:rsidR="00A02C6F" w:rsidRPr="00A02C6F" w:rsidRDefault="00A02C6F" w:rsidP="00A02C6F">
            <w:pPr>
              <w:pStyle w:val="ListParagraph"/>
              <w:numPr>
                <w:ilvl w:val="0"/>
                <w:numId w:val="41"/>
              </w:numPr>
              <w:tabs>
                <w:tab w:val="left" w:pos="5220"/>
              </w:tabs>
              <w:jc w:val="both"/>
              <w:rPr>
                <w:b/>
                <w:lang w:val="de-DE"/>
              </w:rPr>
            </w:pPr>
            <w:r>
              <w:rPr>
                <w:lang w:val="de-DE"/>
              </w:rPr>
              <w:t>Alle Spalten aus (SUC 201.001)</w:t>
            </w:r>
          </w:p>
          <w:p w14:paraId="64FC5354" w14:textId="77777777" w:rsidR="00A02C6F" w:rsidRPr="00A02C6F" w:rsidRDefault="00A02C6F" w:rsidP="00A02C6F">
            <w:pPr>
              <w:pStyle w:val="ListParagraph"/>
              <w:numPr>
                <w:ilvl w:val="0"/>
                <w:numId w:val="41"/>
              </w:numPr>
              <w:tabs>
                <w:tab w:val="left" w:pos="5220"/>
              </w:tabs>
              <w:jc w:val="both"/>
              <w:rPr>
                <w:b/>
                <w:lang w:val="de-DE"/>
              </w:rPr>
            </w:pPr>
            <w:r>
              <w:rPr>
                <w:lang w:val="de-DE"/>
              </w:rPr>
              <w:t>Kapazität</w:t>
            </w:r>
            <w:r w:rsidR="00862014">
              <w:rPr>
                <w:lang w:val="de-DE"/>
              </w:rPr>
              <w:t xml:space="preserve"> (min/max)</w:t>
            </w:r>
          </w:p>
          <w:p w14:paraId="64FC5355" w14:textId="77777777" w:rsidR="00A02C6F" w:rsidRPr="001C64A8" w:rsidRDefault="00A02C6F" w:rsidP="00A02C6F">
            <w:pPr>
              <w:pStyle w:val="ListParagraph"/>
              <w:numPr>
                <w:ilvl w:val="0"/>
                <w:numId w:val="41"/>
              </w:numPr>
              <w:tabs>
                <w:tab w:val="left" w:pos="5220"/>
              </w:tabs>
              <w:jc w:val="both"/>
              <w:rPr>
                <w:ins w:id="39" w:author="Tim Bänziger" w:date="2009-04-07T12:15:00Z"/>
                <w:b/>
                <w:lang w:val="de-DE"/>
                <w:rPrChange w:id="40" w:author="Tim Bänziger" w:date="2009-04-07T12:15:00Z">
                  <w:rPr>
                    <w:ins w:id="41" w:author="Tim Bänziger" w:date="2009-04-07T12:15:00Z"/>
                    <w:lang w:val="de-DE"/>
                  </w:rPr>
                </w:rPrChange>
              </w:rPr>
            </w:pPr>
            <w:r>
              <w:rPr>
                <w:lang w:val="de-DE"/>
              </w:rPr>
              <w:t>Typ (Raumtyp)</w:t>
            </w:r>
          </w:p>
          <w:p w14:paraId="64FC5356" w14:textId="77777777" w:rsidR="001C64A8" w:rsidRPr="00A02C6F" w:rsidRDefault="001C64A8" w:rsidP="00A02C6F">
            <w:pPr>
              <w:pStyle w:val="ListParagraph"/>
              <w:numPr>
                <w:ilvl w:val="0"/>
                <w:numId w:val="41"/>
              </w:numPr>
              <w:tabs>
                <w:tab w:val="left" w:pos="5220"/>
              </w:tabs>
              <w:jc w:val="both"/>
              <w:rPr>
                <w:b/>
                <w:lang w:val="de-DE"/>
              </w:rPr>
            </w:pPr>
            <w:ins w:id="42" w:author="Tim Bänziger" w:date="2009-04-07T12:15:00Z">
              <w:r>
                <w:rPr>
                  <w:lang w:val="de-DE"/>
                </w:rPr>
                <w:t>Icon für Equipment (fix, gemischt oder nur mobiles)</w:t>
              </w:r>
            </w:ins>
          </w:p>
          <w:p w14:paraId="64FC5357" w14:textId="77777777" w:rsidR="00A02C6F" w:rsidRPr="00F06576" w:rsidRDefault="00A772D8" w:rsidP="00A02C6F">
            <w:pPr>
              <w:pStyle w:val="ListParagraph"/>
              <w:numPr>
                <w:ilvl w:val="0"/>
                <w:numId w:val="41"/>
              </w:numPr>
              <w:tabs>
                <w:tab w:val="left" w:pos="5220"/>
              </w:tabs>
              <w:jc w:val="both"/>
              <w:rPr>
                <w:b/>
                <w:highlight w:val="green"/>
                <w:lang w:val="de-DE"/>
              </w:rPr>
            </w:pPr>
            <w:r w:rsidRPr="00F06576">
              <w:rPr>
                <w:highlight w:val="green"/>
                <w:lang w:val="de-DE"/>
              </w:rPr>
              <w:t>Icon mit Vor- und Rücklaufzeiten</w:t>
            </w:r>
          </w:p>
          <w:p w14:paraId="64FC5358" w14:textId="77777777" w:rsidR="00A02C6F" w:rsidRDefault="00A02C6F" w:rsidP="00A02C6F">
            <w:pPr>
              <w:tabs>
                <w:tab w:val="left" w:pos="5220"/>
              </w:tabs>
              <w:jc w:val="both"/>
              <w:rPr>
                <w:b/>
                <w:lang w:val="de-DE"/>
              </w:rPr>
            </w:pPr>
          </w:p>
          <w:p w14:paraId="64FC5359" w14:textId="77777777" w:rsidR="00A02C6F" w:rsidRDefault="00A02C6F" w:rsidP="00A02C6F">
            <w:pPr>
              <w:tabs>
                <w:tab w:val="left" w:pos="5220"/>
              </w:tabs>
              <w:jc w:val="both"/>
              <w:rPr>
                <w:b/>
                <w:lang w:val="de-DE"/>
              </w:rPr>
            </w:pPr>
            <w:r>
              <w:rPr>
                <w:b/>
                <w:lang w:val="de-DE"/>
              </w:rPr>
              <w:t>Zusätzliche Spalten</w:t>
            </w:r>
          </w:p>
          <w:p w14:paraId="64FC535A" w14:textId="77777777" w:rsidR="00A02C6F" w:rsidRPr="00A02C6F" w:rsidRDefault="00A02C6F" w:rsidP="00A02C6F">
            <w:pPr>
              <w:pStyle w:val="ListParagraph"/>
              <w:numPr>
                <w:ilvl w:val="0"/>
                <w:numId w:val="41"/>
              </w:numPr>
              <w:tabs>
                <w:tab w:val="left" w:pos="5220"/>
              </w:tabs>
              <w:jc w:val="both"/>
              <w:rPr>
                <w:b/>
                <w:lang w:val="de-DE"/>
              </w:rPr>
            </w:pPr>
            <w:r>
              <w:rPr>
                <w:lang w:val="de-DE"/>
              </w:rPr>
              <w:t>Alle Spalten aus (SUC 201.001)</w:t>
            </w:r>
          </w:p>
          <w:p w14:paraId="64FC535B" w14:textId="77777777" w:rsidR="00A02C6F" w:rsidRPr="00A02C6F" w:rsidRDefault="00A02C6F" w:rsidP="00A02C6F">
            <w:pPr>
              <w:pStyle w:val="ListParagraph"/>
              <w:numPr>
                <w:ilvl w:val="0"/>
                <w:numId w:val="41"/>
              </w:numPr>
              <w:tabs>
                <w:tab w:val="left" w:pos="5220"/>
              </w:tabs>
              <w:jc w:val="both"/>
              <w:rPr>
                <w:b/>
                <w:lang w:val="de-DE"/>
              </w:rPr>
            </w:pPr>
            <w:r>
              <w:rPr>
                <w:lang w:val="de-DE"/>
              </w:rPr>
              <w:t>Verfügbares Equipment</w:t>
            </w:r>
          </w:p>
          <w:p w14:paraId="64FC535C" w14:textId="77777777" w:rsidR="00364478" w:rsidRPr="00A02C6F" w:rsidRDefault="00364478" w:rsidP="00A02C6F">
            <w:pPr>
              <w:pStyle w:val="ListParagraph"/>
              <w:numPr>
                <w:ilvl w:val="0"/>
                <w:numId w:val="41"/>
              </w:numPr>
              <w:tabs>
                <w:tab w:val="left" w:pos="5220"/>
              </w:tabs>
              <w:jc w:val="both"/>
              <w:rPr>
                <w:b/>
                <w:lang w:val="de-DE"/>
              </w:rPr>
            </w:pPr>
            <w:r>
              <w:rPr>
                <w:lang w:val="de-DE"/>
              </w:rPr>
              <w:t>Bestuhlungsoptionen</w:t>
            </w:r>
          </w:p>
          <w:p w14:paraId="64FC535D" w14:textId="77777777" w:rsidR="00A02C6F" w:rsidRPr="00A02C6F" w:rsidRDefault="00A02C6F" w:rsidP="00A02C6F">
            <w:pPr>
              <w:pStyle w:val="ListParagraph"/>
              <w:numPr>
                <w:ilvl w:val="0"/>
                <w:numId w:val="41"/>
              </w:numPr>
              <w:tabs>
                <w:tab w:val="left" w:pos="5220"/>
              </w:tabs>
              <w:jc w:val="both"/>
              <w:rPr>
                <w:b/>
                <w:lang w:val="de-DE"/>
              </w:rPr>
            </w:pPr>
            <w:r>
              <w:rPr>
                <w:lang w:val="de-DE"/>
              </w:rPr>
              <w:t>Intern/Public</w:t>
            </w:r>
          </w:p>
          <w:p w14:paraId="64FC535E" w14:textId="77777777" w:rsidR="00364478" w:rsidRPr="00364478" w:rsidRDefault="00364478" w:rsidP="00364478">
            <w:pPr>
              <w:pStyle w:val="ListParagraph"/>
              <w:numPr>
                <w:ilvl w:val="0"/>
                <w:numId w:val="41"/>
              </w:numPr>
              <w:tabs>
                <w:tab w:val="left" w:pos="5220"/>
              </w:tabs>
              <w:jc w:val="both"/>
              <w:rPr>
                <w:b/>
                <w:lang w:val="de-DE"/>
              </w:rPr>
            </w:pPr>
            <w:r>
              <w:rPr>
                <w:lang w:val="de-DE"/>
              </w:rPr>
              <w:t>Dienstleister</w:t>
            </w:r>
          </w:p>
          <w:p w14:paraId="64FC535F" w14:textId="77777777" w:rsidR="00A02C6F" w:rsidRPr="00252C3D" w:rsidRDefault="00A02C6F" w:rsidP="00252C3D">
            <w:pPr>
              <w:tabs>
                <w:tab w:val="left" w:pos="5220"/>
              </w:tabs>
              <w:ind w:left="360"/>
              <w:jc w:val="both"/>
              <w:rPr>
                <w:b/>
                <w:lang w:val="de-DE"/>
              </w:rPr>
            </w:pPr>
          </w:p>
          <w:p w14:paraId="64FC5360" w14:textId="77777777" w:rsidR="00A02C6F" w:rsidRPr="00A02C6F" w:rsidRDefault="00A02C6F" w:rsidP="00A02C6F">
            <w:pPr>
              <w:tabs>
                <w:tab w:val="left" w:pos="5220"/>
              </w:tabs>
              <w:jc w:val="both"/>
              <w:rPr>
                <w:b/>
                <w:lang w:val="de-DE"/>
              </w:rPr>
            </w:pPr>
          </w:p>
        </w:tc>
        <w:tc>
          <w:tcPr>
            <w:tcW w:w="4678" w:type="dxa"/>
          </w:tcPr>
          <w:p w14:paraId="64FC5361" w14:textId="77777777" w:rsidR="006F5E8D" w:rsidRDefault="006F5E8D" w:rsidP="00DC0ADE">
            <w:pPr>
              <w:tabs>
                <w:tab w:val="left" w:pos="5220"/>
              </w:tabs>
              <w:rPr>
                <w:lang w:val="de-DE"/>
              </w:rPr>
            </w:pPr>
          </w:p>
          <w:p w14:paraId="64FC5362" w14:textId="77777777" w:rsidR="00A02C6F" w:rsidRDefault="00C1770A" w:rsidP="00DC0ADE">
            <w:pPr>
              <w:tabs>
                <w:tab w:val="left" w:pos="5220"/>
              </w:tabs>
              <w:rPr>
                <w:ins w:id="43" w:author="Tim Bänziger" w:date="2009-04-07T12:16:00Z"/>
                <w:b/>
                <w:lang w:val="de-DE"/>
              </w:rPr>
            </w:pPr>
            <w:del w:id="44" w:author="Tim Bänziger" w:date="2009-04-07T12:16:00Z">
              <w:r w:rsidRPr="00C1770A">
                <w:rPr>
                  <w:b/>
                  <w:lang w:val="de-DE"/>
                  <w:rPrChange w:id="45" w:author="Tim Bänziger" w:date="2009-04-07T12:16:00Z">
                    <w:rPr>
                      <w:lang w:val="de-DE"/>
                    </w:rPr>
                  </w:rPrChange>
                </w:rPr>
                <w:delText>Suchresultat Reihenfolge bei mit-reserviertem Equipment:</w:delText>
              </w:r>
            </w:del>
            <w:ins w:id="46" w:author="Tim Bänziger" w:date="2009-04-07T12:16:00Z">
              <w:r w:rsidRPr="00C1770A">
                <w:rPr>
                  <w:b/>
                  <w:lang w:val="de-DE"/>
                  <w:rPrChange w:id="47" w:author="Tim Bänziger" w:date="2009-04-07T12:16:00Z">
                    <w:rPr>
                      <w:lang w:val="de-DE"/>
                    </w:rPr>
                  </w:rPrChange>
                </w:rPr>
                <w:t>Icon für Equipment (sortierbar)</w:t>
              </w:r>
            </w:ins>
          </w:p>
          <w:p w14:paraId="64FC5363" w14:textId="77777777" w:rsidR="001C64A8" w:rsidRPr="001C64A8" w:rsidRDefault="001C64A8" w:rsidP="00DC0ADE">
            <w:pPr>
              <w:shd w:val="clear" w:color="auto" w:fill="000080"/>
              <w:tabs>
                <w:tab w:val="left" w:pos="5220"/>
              </w:tabs>
              <w:rPr>
                <w:lang w:val="de-DE"/>
              </w:rPr>
            </w:pPr>
            <w:ins w:id="48" w:author="Tim Bänziger" w:date="2009-04-07T12:16:00Z">
              <w:r>
                <w:rPr>
                  <w:lang w:val="de-DE"/>
                </w:rPr>
                <w:t>Folgende Zustände sind möglich (drei verschiedene Icons)</w:t>
              </w:r>
            </w:ins>
          </w:p>
          <w:p w14:paraId="64FC5364" w14:textId="77777777" w:rsidR="00A02C6F" w:rsidRDefault="00A02C6F" w:rsidP="00A02C6F">
            <w:pPr>
              <w:pStyle w:val="ListParagraph"/>
              <w:numPr>
                <w:ilvl w:val="0"/>
                <w:numId w:val="42"/>
              </w:numPr>
              <w:tabs>
                <w:tab w:val="left" w:pos="5220"/>
              </w:tabs>
              <w:rPr>
                <w:lang w:val="de-DE"/>
              </w:rPr>
            </w:pPr>
            <w:r>
              <w:rPr>
                <w:lang w:val="de-DE"/>
              </w:rPr>
              <w:t>Verfügbare</w:t>
            </w:r>
            <w:r w:rsidRPr="00A02C6F">
              <w:rPr>
                <w:lang w:val="de-DE"/>
              </w:rPr>
              <w:t xml:space="preserve"> Ressourcen</w:t>
            </w:r>
            <w:r>
              <w:rPr>
                <w:lang w:val="de-DE"/>
              </w:rPr>
              <w:t xml:space="preserve"> mit ausschliesslich</w:t>
            </w:r>
            <w:r w:rsidRPr="00A02C6F">
              <w:rPr>
                <w:lang w:val="de-DE"/>
              </w:rPr>
              <w:t xml:space="preserve"> fixe</w:t>
            </w:r>
            <w:r>
              <w:rPr>
                <w:lang w:val="de-DE"/>
              </w:rPr>
              <w:t>m</w:t>
            </w:r>
            <w:r w:rsidRPr="00A02C6F">
              <w:rPr>
                <w:lang w:val="de-DE"/>
              </w:rPr>
              <w:t xml:space="preserve"> Equipment</w:t>
            </w:r>
          </w:p>
          <w:p w14:paraId="64FC5365" w14:textId="77777777" w:rsidR="00A02C6F" w:rsidRDefault="00A02C6F" w:rsidP="00A02C6F">
            <w:pPr>
              <w:pStyle w:val="ListParagraph"/>
              <w:numPr>
                <w:ilvl w:val="0"/>
                <w:numId w:val="42"/>
              </w:numPr>
              <w:tabs>
                <w:tab w:val="left" w:pos="5220"/>
              </w:tabs>
              <w:rPr>
                <w:lang w:val="de-DE"/>
              </w:rPr>
            </w:pPr>
            <w:r>
              <w:rPr>
                <w:lang w:val="de-DE"/>
              </w:rPr>
              <w:t>Verfügbare Ressourcen mit gemischten Equipment (d.h. ein Teil ist fix)</w:t>
            </w:r>
          </w:p>
          <w:p w14:paraId="64FC5366" w14:textId="77777777" w:rsidR="00A02C6F" w:rsidRDefault="00A02C6F" w:rsidP="00A02C6F">
            <w:pPr>
              <w:pStyle w:val="ListParagraph"/>
              <w:numPr>
                <w:ilvl w:val="0"/>
                <w:numId w:val="42"/>
              </w:numPr>
              <w:tabs>
                <w:tab w:val="left" w:pos="5220"/>
              </w:tabs>
              <w:rPr>
                <w:lang w:val="de-DE"/>
              </w:rPr>
            </w:pPr>
            <w:r>
              <w:rPr>
                <w:lang w:val="de-DE"/>
              </w:rPr>
              <w:t>Verfügbare Ressourcen mit ausschliesslich mobilem Equipment</w:t>
            </w:r>
            <w:r w:rsidRPr="00A02C6F">
              <w:rPr>
                <w:lang w:val="de-DE"/>
              </w:rPr>
              <w:t xml:space="preserve"> </w:t>
            </w:r>
          </w:p>
          <w:p w14:paraId="64FC5367" w14:textId="77777777" w:rsidR="00364478" w:rsidRDefault="00364478" w:rsidP="00364478">
            <w:pPr>
              <w:tabs>
                <w:tab w:val="left" w:pos="5220"/>
              </w:tabs>
              <w:rPr>
                <w:lang w:val="de-DE"/>
              </w:rPr>
            </w:pPr>
          </w:p>
          <w:p w14:paraId="64FC5368" w14:textId="77777777" w:rsidR="00FD646E" w:rsidRPr="00F06576" w:rsidRDefault="00FD646E" w:rsidP="00364478">
            <w:pPr>
              <w:tabs>
                <w:tab w:val="left" w:pos="5220"/>
              </w:tabs>
              <w:rPr>
                <w:b/>
                <w:highlight w:val="green"/>
                <w:lang w:val="de-DE"/>
              </w:rPr>
            </w:pPr>
            <w:commentRangeStart w:id="49"/>
            <w:r w:rsidRPr="00F06576">
              <w:rPr>
                <w:b/>
                <w:highlight w:val="green"/>
                <w:lang w:val="de-DE"/>
              </w:rPr>
              <w:t>Icon mit Vor-/Rücklaufzeiten</w:t>
            </w:r>
          </w:p>
          <w:p w14:paraId="64FC5369" w14:textId="77777777" w:rsidR="00364478" w:rsidRDefault="00FD646E" w:rsidP="00364478">
            <w:pPr>
              <w:tabs>
                <w:tab w:val="left" w:pos="5220"/>
              </w:tabs>
              <w:rPr>
                <w:lang w:val="de-DE"/>
              </w:rPr>
            </w:pPr>
            <w:r w:rsidRPr="00F06576">
              <w:rPr>
                <w:highlight w:val="green"/>
                <w:lang w:val="de-DE"/>
              </w:rPr>
              <w:t xml:space="preserve">Icon mit Uhr wird angezeigt – Tooltip-Text informiert über </w:t>
            </w:r>
            <w:r w:rsidR="00F06576" w:rsidRPr="00F06576">
              <w:rPr>
                <w:highlight w:val="green"/>
                <w:lang w:val="de-DE"/>
              </w:rPr>
              <w:t>bereits bekannte Vor- und Rücklaufzeiten (Dienstleister)</w:t>
            </w:r>
          </w:p>
          <w:commentRangeEnd w:id="49"/>
          <w:p w14:paraId="64FC536A" w14:textId="77777777" w:rsidR="00FD646E" w:rsidRDefault="00F06576" w:rsidP="00364478">
            <w:pPr>
              <w:tabs>
                <w:tab w:val="left" w:pos="5220"/>
              </w:tabs>
              <w:rPr>
                <w:lang w:val="de-DE"/>
              </w:rPr>
            </w:pPr>
            <w:r>
              <w:rPr>
                <w:rStyle w:val="CommentReference"/>
              </w:rPr>
              <w:commentReference w:id="49"/>
            </w:r>
          </w:p>
          <w:p w14:paraId="64FC536B" w14:textId="77777777" w:rsidR="00FD646E" w:rsidRDefault="00FD646E" w:rsidP="00364478">
            <w:pPr>
              <w:tabs>
                <w:tab w:val="left" w:pos="5220"/>
              </w:tabs>
              <w:rPr>
                <w:lang w:val="de-DE"/>
              </w:rPr>
            </w:pPr>
          </w:p>
          <w:p w14:paraId="64FC536C" w14:textId="77777777" w:rsidR="00364478" w:rsidRDefault="00364478" w:rsidP="00364478">
            <w:pPr>
              <w:tabs>
                <w:tab w:val="left" w:pos="5220"/>
              </w:tabs>
              <w:rPr>
                <w:lang w:val="de-DE"/>
              </w:rPr>
            </w:pPr>
            <w:r>
              <w:rPr>
                <w:lang w:val="de-DE"/>
              </w:rPr>
              <w:t xml:space="preserve">Kein Suchresultat </w:t>
            </w:r>
          </w:p>
          <w:p w14:paraId="64FC536D" w14:textId="77777777" w:rsidR="00364478" w:rsidRDefault="00364478" w:rsidP="00364478">
            <w:pPr>
              <w:pStyle w:val="ListParagraph"/>
              <w:numPr>
                <w:ilvl w:val="0"/>
                <w:numId w:val="18"/>
              </w:numPr>
              <w:tabs>
                <w:tab w:val="left" w:pos="5220"/>
              </w:tabs>
              <w:rPr>
                <w:lang w:val="de-DE"/>
              </w:rPr>
            </w:pPr>
            <w:r>
              <w:rPr>
                <w:lang w:val="de-DE"/>
              </w:rPr>
              <w:t>Alternativen werden angezeigt (UC 201.00)</w:t>
            </w:r>
          </w:p>
          <w:p w14:paraId="64FC536E" w14:textId="77777777" w:rsidR="00364478" w:rsidRPr="00364478" w:rsidRDefault="00364478" w:rsidP="00364478">
            <w:pPr>
              <w:pStyle w:val="ListParagraph"/>
              <w:numPr>
                <w:ilvl w:val="0"/>
                <w:numId w:val="18"/>
              </w:numPr>
              <w:tabs>
                <w:tab w:val="left" w:pos="5220"/>
              </w:tabs>
              <w:rPr>
                <w:lang w:val="de-DE"/>
              </w:rPr>
            </w:pPr>
            <w:r>
              <w:rPr>
                <w:lang w:val="de-DE"/>
              </w:rPr>
              <w:t>Fehlermeldung gemäss Ausnahmeszenario (siehe oben)</w:t>
            </w:r>
          </w:p>
        </w:tc>
      </w:tr>
      <w:tr w:rsidR="00DC0ADE" w14:paraId="64FC5373" w14:textId="77777777" w:rsidTr="00DC0ADE">
        <w:tc>
          <w:tcPr>
            <w:tcW w:w="9606" w:type="dxa"/>
            <w:gridSpan w:val="2"/>
          </w:tcPr>
          <w:p w14:paraId="64FC5370" w14:textId="77777777" w:rsidR="00DC0ADE" w:rsidRDefault="00DC0ADE" w:rsidP="00DC0ADE">
            <w:pPr>
              <w:rPr>
                <w:lang w:val="de-DE"/>
              </w:rPr>
            </w:pPr>
          </w:p>
          <w:p w14:paraId="64FC5371" w14:textId="77777777" w:rsidR="00DC0ADE" w:rsidRPr="00364478" w:rsidRDefault="00364478" w:rsidP="00DC0ADE">
            <w:pPr>
              <w:rPr>
                <w:b/>
                <w:lang w:val="de-DE"/>
              </w:rPr>
            </w:pPr>
            <w:r w:rsidRPr="00364478">
              <w:rPr>
                <w:b/>
                <w:lang w:val="de-DE"/>
              </w:rPr>
              <w:t>Siehe Schritt 2</w:t>
            </w:r>
          </w:p>
          <w:p w14:paraId="64FC5372" w14:textId="77777777" w:rsidR="00DC0ADE" w:rsidRDefault="00DC0ADE" w:rsidP="00DC0ADE">
            <w:pPr>
              <w:rPr>
                <w:lang w:val="de-DE"/>
              </w:rPr>
            </w:pPr>
          </w:p>
        </w:tc>
      </w:tr>
    </w:tbl>
    <w:p w14:paraId="64FC5374" w14:textId="77777777" w:rsidR="00DC0ADE" w:rsidRDefault="00DC0ADE" w:rsidP="00DC0ADE">
      <w:pPr>
        <w:rPr>
          <w:lang w:val="de-DE"/>
        </w:rPr>
      </w:pPr>
    </w:p>
    <w:p w14:paraId="64FC5375" w14:textId="77777777" w:rsidR="00DC0ADE" w:rsidRDefault="00DC0ADE" w:rsidP="00DC0ADE">
      <w:pPr>
        <w:rPr>
          <w:lang w:val="de-DE"/>
        </w:rPr>
      </w:pPr>
    </w:p>
    <w:tbl>
      <w:tblPr>
        <w:tblStyle w:val="TableGrid"/>
        <w:tblW w:w="0" w:type="auto"/>
        <w:tblLayout w:type="fixed"/>
        <w:tblLook w:val="04A0" w:firstRow="1" w:lastRow="0" w:firstColumn="1" w:lastColumn="0" w:noHBand="0" w:noVBand="1"/>
      </w:tblPr>
      <w:tblGrid>
        <w:gridCol w:w="4928"/>
        <w:gridCol w:w="4678"/>
        <w:tblGridChange w:id="50">
          <w:tblGrid>
            <w:gridCol w:w="4928"/>
            <w:gridCol w:w="4678"/>
          </w:tblGrid>
        </w:tblGridChange>
      </w:tblGrid>
      <w:tr w:rsidR="00DC0ADE" w:rsidRPr="008B4A32" w14:paraId="64FC5377" w14:textId="77777777" w:rsidTr="00DC0ADE">
        <w:tc>
          <w:tcPr>
            <w:tcW w:w="9606" w:type="dxa"/>
            <w:gridSpan w:val="2"/>
          </w:tcPr>
          <w:p w14:paraId="64FC5376" w14:textId="77777777" w:rsidR="00DC0ADE" w:rsidRDefault="00DC0ADE" w:rsidP="005862B3">
            <w:pPr>
              <w:pStyle w:val="Heading2"/>
              <w:rPr>
                <w:lang w:val="de-DE"/>
              </w:rPr>
            </w:pPr>
            <w:r w:rsidRPr="00264081">
              <w:rPr>
                <w:lang w:val="de-DE"/>
              </w:rPr>
              <w:t xml:space="preserve">Schritt </w:t>
            </w:r>
            <w:r>
              <w:rPr>
                <w:lang w:val="de-DE"/>
              </w:rPr>
              <w:t xml:space="preserve">4 - </w:t>
            </w:r>
            <w:r w:rsidR="00364478" w:rsidRPr="00364478">
              <w:rPr>
                <w:b w:val="0"/>
                <w:sz w:val="20"/>
                <w:lang w:val="de-CH"/>
              </w:rPr>
              <w:t>Nutzer navigiert ins Detail, erfasst Raumspezifische Daten und Reservation abschliessen</w:t>
            </w:r>
          </w:p>
        </w:tc>
      </w:tr>
      <w:tr w:rsidR="00DC0ADE" w:rsidRPr="00264081" w14:paraId="64FC537A" w14:textId="77777777" w:rsidTr="00906195">
        <w:tblPrEx>
          <w:tblW w:w="0" w:type="auto"/>
          <w:tblLayout w:type="fixed"/>
          <w:tblPrExChange w:id="51" w:author="Tim Bänziger" w:date="2009-07-31T14:41:00Z">
            <w:tblPrEx>
              <w:tblW w:w="0" w:type="auto"/>
              <w:tblLayout w:type="fixed"/>
            </w:tblPrEx>
          </w:tblPrExChange>
        </w:tblPrEx>
        <w:tc>
          <w:tcPr>
            <w:tcW w:w="4928" w:type="dxa"/>
            <w:tcPrChange w:id="52" w:author="Tim Bänziger" w:date="2009-07-31T14:41:00Z">
              <w:tcPr>
                <w:tcW w:w="4928" w:type="dxa"/>
              </w:tcPr>
            </w:tcPrChange>
          </w:tcPr>
          <w:p w14:paraId="64FC5378" w14:textId="77777777" w:rsidR="00DC0ADE" w:rsidRPr="00264081" w:rsidRDefault="00DC0ADE" w:rsidP="00DC0ADE">
            <w:pPr>
              <w:rPr>
                <w:b/>
                <w:lang w:val="de-DE"/>
              </w:rPr>
            </w:pPr>
            <w:r>
              <w:rPr>
                <w:b/>
                <w:lang w:val="de-DE"/>
              </w:rPr>
              <w:t>Controls</w:t>
            </w:r>
          </w:p>
        </w:tc>
        <w:tc>
          <w:tcPr>
            <w:tcW w:w="4678" w:type="dxa"/>
            <w:tcBorders>
              <w:bottom w:val="single" w:sz="4" w:space="0" w:color="000000" w:themeColor="text1"/>
            </w:tcBorders>
            <w:tcPrChange w:id="53" w:author="Tim Bänziger" w:date="2009-07-31T14:41:00Z">
              <w:tcPr>
                <w:tcW w:w="4678" w:type="dxa"/>
              </w:tcPr>
            </w:tcPrChange>
          </w:tcPr>
          <w:p w14:paraId="64FC5379" w14:textId="77777777" w:rsidR="00DC0ADE" w:rsidRPr="00264081" w:rsidRDefault="00DC0ADE" w:rsidP="00DC0ADE">
            <w:pPr>
              <w:rPr>
                <w:b/>
                <w:lang w:val="de-DE"/>
              </w:rPr>
            </w:pPr>
            <w:r>
              <w:rPr>
                <w:b/>
                <w:lang w:val="de-DE"/>
              </w:rPr>
              <w:t>Regeln</w:t>
            </w:r>
          </w:p>
        </w:tc>
      </w:tr>
      <w:tr w:rsidR="00DC0ADE" w:rsidRPr="00906195" w14:paraId="64FC53DF" w14:textId="77777777" w:rsidTr="00906195">
        <w:tblPrEx>
          <w:tblW w:w="0" w:type="auto"/>
          <w:tblLayout w:type="fixed"/>
          <w:tblPrExChange w:id="54" w:author="Tim Bänziger" w:date="2009-07-31T14:41:00Z">
            <w:tblPrEx>
              <w:tblW w:w="0" w:type="auto"/>
              <w:tblLayout w:type="fixed"/>
            </w:tblPrEx>
          </w:tblPrExChange>
        </w:tblPrEx>
        <w:tc>
          <w:tcPr>
            <w:tcW w:w="4928" w:type="dxa"/>
            <w:tcPrChange w:id="55" w:author="Tim Bänziger" w:date="2009-07-31T14:41:00Z">
              <w:tcPr>
                <w:tcW w:w="4928" w:type="dxa"/>
              </w:tcPr>
            </w:tcPrChange>
          </w:tcPr>
          <w:p w14:paraId="64FC537B" w14:textId="77777777" w:rsidR="00DC0ADE" w:rsidRDefault="00DC0ADE" w:rsidP="00DC0ADE">
            <w:pPr>
              <w:rPr>
                <w:lang w:val="de-DE"/>
              </w:rPr>
            </w:pPr>
          </w:p>
          <w:p w14:paraId="64FC537C" w14:textId="77777777" w:rsidR="00364478" w:rsidRPr="002528DF" w:rsidRDefault="002528DF" w:rsidP="00DC0ADE">
            <w:pPr>
              <w:rPr>
                <w:b/>
                <w:lang w:val="de-DE"/>
              </w:rPr>
            </w:pPr>
            <w:r w:rsidRPr="002528DF">
              <w:rPr>
                <w:b/>
                <w:lang w:val="de-DE"/>
              </w:rPr>
              <w:t>Tab „Allgemein“</w:t>
            </w:r>
          </w:p>
          <w:p w14:paraId="64FC537D" w14:textId="77777777" w:rsidR="002528DF" w:rsidRPr="002528DF" w:rsidRDefault="002528DF" w:rsidP="002528DF">
            <w:pPr>
              <w:pStyle w:val="ListParagraph"/>
              <w:numPr>
                <w:ilvl w:val="0"/>
                <w:numId w:val="44"/>
              </w:numPr>
              <w:rPr>
                <w:lang w:val="de-DE"/>
              </w:rPr>
            </w:pPr>
            <w:r w:rsidRPr="002528DF">
              <w:rPr>
                <w:lang w:val="de-DE"/>
              </w:rPr>
              <w:t>Feld „Kapazität (Anzahl Personen)</w:t>
            </w:r>
            <w:r w:rsidR="00981F7D">
              <w:rPr>
                <w:lang w:val="de-DE"/>
              </w:rPr>
              <w:t>“</w:t>
            </w:r>
          </w:p>
          <w:p w14:paraId="64FC537E" w14:textId="77777777" w:rsidR="002528DF" w:rsidRDefault="002528DF" w:rsidP="00DC0ADE">
            <w:pPr>
              <w:rPr>
                <w:lang w:val="de-DE"/>
              </w:rPr>
            </w:pPr>
          </w:p>
          <w:p w14:paraId="64FC537F" w14:textId="77777777" w:rsidR="002528DF" w:rsidRDefault="002528DF" w:rsidP="00DC0ADE">
            <w:pPr>
              <w:rPr>
                <w:lang w:val="de-DE"/>
              </w:rPr>
            </w:pPr>
          </w:p>
          <w:p w14:paraId="64FC5380" w14:textId="77777777" w:rsidR="002528DF" w:rsidRDefault="002528DF" w:rsidP="00DC0ADE">
            <w:pPr>
              <w:rPr>
                <w:lang w:val="de-DE"/>
              </w:rPr>
            </w:pPr>
          </w:p>
          <w:p w14:paraId="64FC5381" w14:textId="77777777" w:rsidR="002528DF" w:rsidRPr="00862014" w:rsidRDefault="002528DF" w:rsidP="00DC0ADE">
            <w:pPr>
              <w:rPr>
                <w:b/>
                <w:lang w:val="de-DE"/>
              </w:rPr>
            </w:pPr>
            <w:r w:rsidRPr="00862014">
              <w:rPr>
                <w:b/>
                <w:lang w:val="de-DE"/>
              </w:rPr>
              <w:t>Tab „Bestuhlung“</w:t>
            </w:r>
          </w:p>
          <w:p w14:paraId="64FC5382" w14:textId="77777777" w:rsidR="00862014" w:rsidRDefault="00862014" w:rsidP="00862014">
            <w:pPr>
              <w:pStyle w:val="ListParagraph"/>
              <w:numPr>
                <w:ilvl w:val="0"/>
                <w:numId w:val="44"/>
              </w:numPr>
              <w:rPr>
                <w:lang w:val="de-DE"/>
              </w:rPr>
            </w:pPr>
            <w:r>
              <w:rPr>
                <w:lang w:val="de-DE"/>
              </w:rPr>
              <w:t xml:space="preserve">Option </w:t>
            </w:r>
            <w:r w:rsidR="00981F7D">
              <w:rPr>
                <w:lang w:val="de-DE"/>
              </w:rPr>
              <w:t>(</w:t>
            </w:r>
            <w:r>
              <w:rPr>
                <w:lang w:val="de-DE"/>
              </w:rPr>
              <w:t>oder Bild</w:t>
            </w:r>
            <w:r w:rsidR="00981F7D">
              <w:rPr>
                <w:lang w:val="de-DE"/>
              </w:rPr>
              <w:t>)</w:t>
            </w:r>
            <w:r>
              <w:rPr>
                <w:lang w:val="de-DE"/>
              </w:rPr>
              <w:t xml:space="preserve"> zur Selektion</w:t>
            </w:r>
          </w:p>
          <w:p w14:paraId="64FC5383" w14:textId="77777777" w:rsidR="002528DF" w:rsidRDefault="00862014" w:rsidP="00862014">
            <w:pPr>
              <w:pStyle w:val="ListParagraph"/>
              <w:numPr>
                <w:ilvl w:val="0"/>
                <w:numId w:val="44"/>
              </w:numPr>
              <w:rPr>
                <w:lang w:val="de-DE"/>
              </w:rPr>
            </w:pPr>
            <w:r>
              <w:rPr>
                <w:lang w:val="de-DE"/>
              </w:rPr>
              <w:t>Bild Bestuhlung (inkl. Zoom)</w:t>
            </w:r>
          </w:p>
          <w:p w14:paraId="64FC5384" w14:textId="77777777" w:rsidR="00862014" w:rsidRDefault="00862014" w:rsidP="00862014">
            <w:pPr>
              <w:pStyle w:val="ListParagraph"/>
              <w:numPr>
                <w:ilvl w:val="0"/>
                <w:numId w:val="44"/>
              </w:numPr>
              <w:rPr>
                <w:lang w:val="de-DE"/>
              </w:rPr>
            </w:pPr>
            <w:r>
              <w:rPr>
                <w:lang w:val="de-DE"/>
              </w:rPr>
              <w:t>Label „Bezeichnung“ (in der Sprache des angemeldeten Benutzers)</w:t>
            </w:r>
          </w:p>
          <w:p w14:paraId="64FC5385" w14:textId="77777777" w:rsidR="00862014" w:rsidRDefault="00862014" w:rsidP="00862014">
            <w:pPr>
              <w:pStyle w:val="ListParagraph"/>
              <w:numPr>
                <w:ilvl w:val="0"/>
                <w:numId w:val="23"/>
              </w:numPr>
              <w:rPr>
                <w:lang w:val="de-DE"/>
              </w:rPr>
            </w:pPr>
            <w:r>
              <w:rPr>
                <w:lang w:val="de-DE"/>
              </w:rPr>
              <w:t>Label „</w:t>
            </w:r>
            <w:r w:rsidR="00981F7D">
              <w:rPr>
                <w:lang w:val="de-DE"/>
              </w:rPr>
              <w:t>Minimale Kapazität</w:t>
            </w:r>
            <w:r>
              <w:rPr>
                <w:lang w:val="de-DE"/>
              </w:rPr>
              <w:t>“</w:t>
            </w:r>
          </w:p>
          <w:p w14:paraId="64FC5386" w14:textId="77777777" w:rsidR="00862014" w:rsidRDefault="00862014" w:rsidP="00862014">
            <w:pPr>
              <w:pStyle w:val="ListParagraph"/>
              <w:numPr>
                <w:ilvl w:val="0"/>
                <w:numId w:val="23"/>
              </w:numPr>
              <w:rPr>
                <w:lang w:val="de-DE"/>
              </w:rPr>
            </w:pPr>
            <w:r>
              <w:rPr>
                <w:lang w:val="de-DE"/>
              </w:rPr>
              <w:t>Label „</w:t>
            </w:r>
            <w:r w:rsidR="00981F7D">
              <w:rPr>
                <w:lang w:val="de-DE"/>
              </w:rPr>
              <w:t>Maximale Kapazität</w:t>
            </w:r>
            <w:r>
              <w:rPr>
                <w:lang w:val="de-DE"/>
              </w:rPr>
              <w:t>“</w:t>
            </w:r>
          </w:p>
          <w:p w14:paraId="64FC5387" w14:textId="77777777" w:rsidR="00862014" w:rsidRDefault="00862014" w:rsidP="00862014">
            <w:pPr>
              <w:pStyle w:val="ListParagraph"/>
              <w:numPr>
                <w:ilvl w:val="0"/>
                <w:numId w:val="23"/>
              </w:numPr>
              <w:rPr>
                <w:lang w:val="de-DE"/>
              </w:rPr>
            </w:pPr>
            <w:r>
              <w:rPr>
                <w:lang w:val="de-DE"/>
              </w:rPr>
              <w:t>Label „Kosten“</w:t>
            </w:r>
          </w:p>
          <w:p w14:paraId="64FC5388" w14:textId="77777777" w:rsidR="00862014" w:rsidRPr="00862014" w:rsidRDefault="00862014" w:rsidP="00862014">
            <w:pPr>
              <w:pStyle w:val="ListParagraph"/>
              <w:numPr>
                <w:ilvl w:val="0"/>
                <w:numId w:val="44"/>
              </w:numPr>
              <w:rPr>
                <w:lang w:val="de-DE"/>
              </w:rPr>
            </w:pPr>
          </w:p>
          <w:p w14:paraId="64FC5389" w14:textId="77777777" w:rsidR="00364478" w:rsidRDefault="00364478" w:rsidP="00DC0ADE">
            <w:pPr>
              <w:rPr>
                <w:lang w:val="de-DE"/>
              </w:rPr>
            </w:pPr>
          </w:p>
          <w:p w14:paraId="64FC538A" w14:textId="77777777" w:rsidR="00364478" w:rsidRDefault="00364478" w:rsidP="00DC0ADE">
            <w:pPr>
              <w:rPr>
                <w:ins w:id="56" w:author="Tim Bänziger" w:date="2009-07-31T14:36:00Z"/>
                <w:lang w:val="de-DE"/>
              </w:rPr>
            </w:pPr>
          </w:p>
          <w:p w14:paraId="64FC538B" w14:textId="77777777" w:rsidR="00906195" w:rsidRPr="00906195" w:rsidRDefault="00906195" w:rsidP="00DC0ADE">
            <w:pPr>
              <w:rPr>
                <w:ins w:id="57" w:author="Tim Bänziger" w:date="2009-07-31T14:36:00Z"/>
                <w:b/>
                <w:lang w:val="de-DE"/>
                <w:rPrChange w:id="58" w:author="Tim Bänziger" w:date="2009-07-31T14:36:00Z">
                  <w:rPr>
                    <w:ins w:id="59" w:author="Tim Bänziger" w:date="2009-07-31T14:36:00Z"/>
                    <w:lang w:val="de-DE"/>
                  </w:rPr>
                </w:rPrChange>
              </w:rPr>
            </w:pPr>
            <w:ins w:id="60" w:author="Tim Bänziger" w:date="2009-07-31T14:36:00Z">
              <w:r w:rsidRPr="00906195">
                <w:rPr>
                  <w:b/>
                  <w:lang w:val="de-DE"/>
                  <w:rPrChange w:id="61" w:author="Tim Bänziger" w:date="2009-07-31T14:36:00Z">
                    <w:rPr>
                      <w:lang w:val="de-DE"/>
                    </w:rPr>
                  </w:rPrChange>
                </w:rPr>
                <w:t>Tab „Teilnehmer“</w:t>
              </w:r>
            </w:ins>
          </w:p>
          <w:p w14:paraId="64FC538C" w14:textId="77777777" w:rsidR="00906195" w:rsidRPr="00906195" w:rsidRDefault="00906195" w:rsidP="00906195">
            <w:pPr>
              <w:rPr>
                <w:ins w:id="62" w:author="Tim Bänziger" w:date="2009-07-31T14:40:00Z"/>
                <w:lang w:val="de-DE"/>
                <w:rPrChange w:id="63" w:author="Tim Bänziger" w:date="2009-07-31T14:40:00Z">
                  <w:rPr>
                    <w:ins w:id="64" w:author="Tim Bänziger" w:date="2009-07-31T14:40:00Z"/>
                    <w:b/>
                    <w:lang w:val="de-DE"/>
                  </w:rPr>
                </w:rPrChange>
              </w:rPr>
            </w:pPr>
            <w:ins w:id="65" w:author="Tim Bänziger" w:date="2009-07-31T14:40:00Z">
              <w:r w:rsidRPr="00906195">
                <w:rPr>
                  <w:lang w:val="de-DE"/>
                  <w:rPrChange w:id="66" w:author="Tim Bänziger" w:date="2009-07-31T14:40:00Z">
                    <w:rPr>
                      <w:b/>
                      <w:lang w:val="de-DE"/>
                    </w:rPr>
                  </w:rPrChange>
                </w:rPr>
                <w:t>Smartlist mit folgenden Teilnehmerdaten:</w:t>
              </w:r>
            </w:ins>
          </w:p>
          <w:p w14:paraId="64FC538D" w14:textId="77777777" w:rsidR="00906195" w:rsidRPr="00007D36" w:rsidRDefault="00906195" w:rsidP="00906195">
            <w:pPr>
              <w:rPr>
                <w:ins w:id="67" w:author="Tim Bänziger" w:date="2009-07-31T14:40:00Z"/>
                <w:b/>
                <w:lang w:val="de-DE"/>
              </w:rPr>
            </w:pPr>
          </w:p>
          <w:p w14:paraId="64FC538E" w14:textId="77777777" w:rsidR="00906195" w:rsidRDefault="00906195" w:rsidP="00906195">
            <w:pPr>
              <w:numPr>
                <w:ilvl w:val="0"/>
                <w:numId w:val="46"/>
              </w:numPr>
              <w:spacing w:line="260" w:lineRule="atLeast"/>
              <w:jc w:val="both"/>
              <w:rPr>
                <w:ins w:id="68" w:author="Tim Bänziger" w:date="2009-07-31T14:40:00Z"/>
                <w:szCs w:val="21"/>
              </w:rPr>
            </w:pPr>
            <w:ins w:id="69" w:author="Tim Bänziger" w:date="2009-07-31T14:40:00Z">
              <w:r>
                <w:rPr>
                  <w:szCs w:val="21"/>
                </w:rPr>
                <w:t xml:space="preserve">Checkbox </w:t>
              </w:r>
              <w:proofErr w:type="spellStart"/>
              <w:r>
                <w:rPr>
                  <w:szCs w:val="21"/>
                </w:rPr>
                <w:t>für</w:t>
              </w:r>
              <w:proofErr w:type="spellEnd"/>
              <w:r>
                <w:rPr>
                  <w:szCs w:val="21"/>
                </w:rPr>
                <w:t xml:space="preserve"> </w:t>
              </w:r>
              <w:proofErr w:type="spellStart"/>
              <w:r>
                <w:rPr>
                  <w:szCs w:val="21"/>
                </w:rPr>
                <w:t>Entfernen</w:t>
              </w:r>
              <w:proofErr w:type="spellEnd"/>
            </w:ins>
          </w:p>
          <w:p w14:paraId="64FC538F" w14:textId="77777777" w:rsidR="00906195" w:rsidRDefault="00906195" w:rsidP="00906195">
            <w:pPr>
              <w:numPr>
                <w:ilvl w:val="0"/>
                <w:numId w:val="46"/>
              </w:numPr>
              <w:spacing w:line="260" w:lineRule="atLeast"/>
              <w:jc w:val="both"/>
              <w:rPr>
                <w:ins w:id="70" w:author="Tim Bänziger" w:date="2009-07-31T14:40:00Z"/>
                <w:szCs w:val="21"/>
              </w:rPr>
            </w:pPr>
            <w:ins w:id="71" w:author="Tim Bänziger" w:date="2009-07-31T14:40:00Z">
              <w:r>
                <w:rPr>
                  <w:szCs w:val="21"/>
                </w:rPr>
                <w:t>Checkbox “E-Mail”</w:t>
              </w:r>
            </w:ins>
          </w:p>
          <w:p w14:paraId="64FC5390" w14:textId="77777777" w:rsidR="00906195" w:rsidRDefault="00906195" w:rsidP="00906195">
            <w:pPr>
              <w:numPr>
                <w:ilvl w:val="0"/>
                <w:numId w:val="46"/>
              </w:numPr>
              <w:spacing w:line="260" w:lineRule="atLeast"/>
              <w:jc w:val="both"/>
              <w:rPr>
                <w:ins w:id="72" w:author="Tim Bänziger" w:date="2009-07-31T14:40:00Z"/>
                <w:szCs w:val="21"/>
              </w:rPr>
            </w:pPr>
            <w:ins w:id="73" w:author="Tim Bänziger" w:date="2009-07-31T14:40:00Z">
              <w:r>
                <w:rPr>
                  <w:szCs w:val="21"/>
                </w:rPr>
                <w:t>Option “to/cc”</w:t>
              </w:r>
            </w:ins>
          </w:p>
          <w:p w14:paraId="64FC5391" w14:textId="77777777" w:rsidR="00906195" w:rsidRPr="0060414B" w:rsidRDefault="00906195" w:rsidP="00906195">
            <w:pPr>
              <w:numPr>
                <w:ilvl w:val="0"/>
                <w:numId w:val="46"/>
              </w:numPr>
              <w:spacing w:line="260" w:lineRule="atLeast"/>
              <w:jc w:val="both"/>
              <w:rPr>
                <w:ins w:id="74" w:author="Tim Bänziger" w:date="2009-07-31T14:40:00Z"/>
                <w:szCs w:val="21"/>
                <w:lang w:val="de-CH"/>
              </w:rPr>
            </w:pPr>
            <w:ins w:id="75" w:author="Tim Bänziger" w:date="2009-07-31T14:40:00Z">
              <w:r w:rsidRPr="0060414B">
                <w:rPr>
                  <w:szCs w:val="21"/>
                  <w:lang w:val="de-CH"/>
                </w:rPr>
                <w:t>Teilnehmer (Vorname, Name und E-Mail)</w:t>
              </w:r>
            </w:ins>
          </w:p>
          <w:p w14:paraId="64FC5392" w14:textId="77777777" w:rsidR="00906195" w:rsidRDefault="00906195" w:rsidP="00906195">
            <w:pPr>
              <w:numPr>
                <w:ilvl w:val="0"/>
                <w:numId w:val="46"/>
              </w:numPr>
              <w:spacing w:line="260" w:lineRule="atLeast"/>
              <w:jc w:val="both"/>
              <w:rPr>
                <w:ins w:id="76" w:author="Tim Bänziger" w:date="2009-07-31T14:40:00Z"/>
                <w:szCs w:val="21"/>
                <w:lang w:val="de-CH"/>
              </w:rPr>
            </w:pPr>
            <w:ins w:id="77" w:author="Tim Bänziger" w:date="2009-07-31T14:40:00Z">
              <w:r>
                <w:rPr>
                  <w:szCs w:val="21"/>
                  <w:lang w:val="de-CH"/>
                </w:rPr>
                <w:lastRenderedPageBreak/>
                <w:t>Checkbox „VIP“</w:t>
              </w:r>
            </w:ins>
          </w:p>
          <w:p w14:paraId="64FC5393" w14:textId="77777777" w:rsidR="00906195" w:rsidRDefault="00906195" w:rsidP="00906195">
            <w:pPr>
              <w:numPr>
                <w:ilvl w:val="0"/>
                <w:numId w:val="46"/>
              </w:numPr>
              <w:spacing w:line="260" w:lineRule="atLeast"/>
              <w:jc w:val="both"/>
              <w:rPr>
                <w:ins w:id="78" w:author="Tim Bänziger" w:date="2009-07-31T14:40:00Z"/>
                <w:szCs w:val="21"/>
                <w:lang w:val="de-CH"/>
              </w:rPr>
            </w:pPr>
            <w:ins w:id="79" w:author="Tim Bänziger" w:date="2009-07-31T14:40:00Z">
              <w:r>
                <w:rPr>
                  <w:szCs w:val="21"/>
                  <w:lang w:val="de-CH"/>
                </w:rPr>
                <w:t>Dropdown „Status“</w:t>
              </w:r>
            </w:ins>
          </w:p>
          <w:p w14:paraId="64FC5394" w14:textId="77777777" w:rsidR="00906195" w:rsidRDefault="00906195" w:rsidP="00906195">
            <w:pPr>
              <w:numPr>
                <w:ilvl w:val="0"/>
                <w:numId w:val="46"/>
              </w:numPr>
              <w:spacing w:line="260" w:lineRule="atLeast"/>
              <w:jc w:val="both"/>
              <w:rPr>
                <w:ins w:id="80" w:author="Tim Bänziger" w:date="2009-07-31T14:40:00Z"/>
                <w:szCs w:val="21"/>
                <w:lang w:val="de-CH"/>
              </w:rPr>
            </w:pPr>
            <w:ins w:id="81" w:author="Tim Bänziger" w:date="2009-07-31T14:40:00Z">
              <w:r>
                <w:rPr>
                  <w:szCs w:val="21"/>
                  <w:lang w:val="de-CH"/>
                </w:rPr>
                <w:t>Feld „Bemerkung“</w:t>
              </w:r>
            </w:ins>
          </w:p>
          <w:p w14:paraId="64FC5395" w14:textId="77777777" w:rsidR="00906195" w:rsidRPr="0060414B" w:rsidRDefault="00906195" w:rsidP="00906195">
            <w:pPr>
              <w:rPr>
                <w:ins w:id="82" w:author="Tim Bänziger" w:date="2009-07-31T14:40:00Z"/>
                <w:szCs w:val="21"/>
                <w:lang w:val="de-CH"/>
              </w:rPr>
            </w:pPr>
          </w:p>
          <w:p w14:paraId="64FC5396" w14:textId="77777777" w:rsidR="00906195" w:rsidRPr="0060414B" w:rsidRDefault="00906195" w:rsidP="00906195">
            <w:pPr>
              <w:rPr>
                <w:ins w:id="83" w:author="Tim Bänziger" w:date="2009-07-31T14:40:00Z"/>
                <w:szCs w:val="21"/>
                <w:lang w:val="de-CH"/>
              </w:rPr>
            </w:pPr>
            <w:ins w:id="84" w:author="Tim Bänziger" w:date="2009-07-31T14:40:00Z">
              <w:r w:rsidRPr="0060414B">
                <w:rPr>
                  <w:szCs w:val="21"/>
                  <w:lang w:val="de-CH"/>
                </w:rPr>
                <w:t xml:space="preserve">Buttons: </w:t>
              </w:r>
            </w:ins>
          </w:p>
          <w:p w14:paraId="64FC5397" w14:textId="77777777" w:rsidR="00906195" w:rsidRPr="0060414B" w:rsidRDefault="00906195" w:rsidP="00906195">
            <w:pPr>
              <w:rPr>
                <w:ins w:id="85" w:author="Tim Bänziger" w:date="2009-07-31T14:40:00Z"/>
                <w:szCs w:val="21"/>
                <w:lang w:val="de-CH"/>
              </w:rPr>
            </w:pPr>
            <w:ins w:id="86" w:author="Tim Bänziger" w:date="2009-07-31T14:40:00Z">
              <w:r w:rsidRPr="00007D36">
                <w:rPr>
                  <w:szCs w:val="21"/>
                </w:rPr>
                <w:sym w:font="Wingdings" w:char="F0E0"/>
              </w:r>
              <w:r w:rsidRPr="0060414B">
                <w:rPr>
                  <w:szCs w:val="21"/>
                  <w:lang w:val="de-CH"/>
                </w:rPr>
                <w:t xml:space="preserve"> Teilnehmer entfernen</w:t>
              </w:r>
            </w:ins>
          </w:p>
          <w:p w14:paraId="64FC5398" w14:textId="77777777" w:rsidR="00906195" w:rsidRDefault="00906195" w:rsidP="00906195">
            <w:pPr>
              <w:rPr>
                <w:ins w:id="87" w:author="Tim Bänziger" w:date="2009-07-31T14:40:00Z"/>
                <w:szCs w:val="21"/>
                <w:lang w:val="de-CH"/>
              </w:rPr>
            </w:pPr>
            <w:ins w:id="88" w:author="Tim Bänziger" w:date="2009-07-31T14:40:00Z">
              <w:r w:rsidRPr="00007D36">
                <w:rPr>
                  <w:szCs w:val="21"/>
                  <w:lang w:val="en-US"/>
                </w:rPr>
                <w:sym w:font="Wingdings" w:char="F0E0"/>
              </w:r>
              <w:r w:rsidRPr="0060414B">
                <w:rPr>
                  <w:szCs w:val="21"/>
                  <w:lang w:val="de-CH"/>
                </w:rPr>
                <w:t xml:space="preserve"> Abbrechen</w:t>
              </w:r>
            </w:ins>
          </w:p>
          <w:p w14:paraId="64FC5399" w14:textId="77777777" w:rsidR="00906195" w:rsidRDefault="00906195" w:rsidP="00906195">
            <w:pPr>
              <w:rPr>
                <w:ins w:id="89" w:author="Tim Bänziger" w:date="2009-07-31T14:40:00Z"/>
                <w:szCs w:val="21"/>
                <w:lang w:val="de-CH"/>
              </w:rPr>
            </w:pPr>
            <w:ins w:id="90" w:author="Tim Bänziger" w:date="2009-07-31T14:40:00Z">
              <w:r w:rsidRPr="00007D36">
                <w:rPr>
                  <w:szCs w:val="21"/>
                  <w:lang w:val="en-US"/>
                </w:rPr>
                <w:sym w:font="Wingdings" w:char="F0E0"/>
              </w:r>
              <w:r w:rsidRPr="0060414B">
                <w:rPr>
                  <w:szCs w:val="21"/>
                  <w:lang w:val="de-CH"/>
                </w:rPr>
                <w:t xml:space="preserve"> </w:t>
              </w:r>
              <w:r>
                <w:rPr>
                  <w:szCs w:val="21"/>
                  <w:lang w:val="de-CH"/>
                </w:rPr>
                <w:t>Teilnehmer notifizieren</w:t>
              </w:r>
            </w:ins>
          </w:p>
          <w:p w14:paraId="64FC539A" w14:textId="77777777" w:rsidR="00906195" w:rsidRDefault="00906195" w:rsidP="00DC0ADE">
            <w:pPr>
              <w:rPr>
                <w:ins w:id="91" w:author="Tim Bänziger" w:date="2009-07-31T14:44:00Z"/>
                <w:lang w:val="de-DE"/>
              </w:rPr>
            </w:pPr>
          </w:p>
          <w:p w14:paraId="64FC539B" w14:textId="77777777" w:rsidR="00906195" w:rsidRDefault="00906195" w:rsidP="00DC0ADE">
            <w:pPr>
              <w:rPr>
                <w:ins w:id="92" w:author="Tim Bänziger" w:date="2009-07-31T14:44:00Z"/>
                <w:lang w:val="de-DE"/>
              </w:rPr>
            </w:pPr>
          </w:p>
          <w:p w14:paraId="64FC539C" w14:textId="77777777" w:rsidR="00906195" w:rsidRDefault="00906195" w:rsidP="00DC0ADE">
            <w:pPr>
              <w:rPr>
                <w:ins w:id="93" w:author="Tim Bänziger" w:date="2009-07-31T14:44:00Z"/>
                <w:lang w:val="de-DE"/>
              </w:rPr>
            </w:pPr>
            <w:ins w:id="94" w:author="Tim Bänziger" w:date="2009-07-31T14:44:00Z">
              <w:r>
                <w:rPr>
                  <w:lang w:val="de-DE"/>
                </w:rPr>
                <w:t>Hinzufügen von Teilnehmer:</w:t>
              </w:r>
            </w:ins>
          </w:p>
          <w:tbl>
            <w:tblPr>
              <w:tblW w:w="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tblGrid>
            <w:tr w:rsidR="00906195" w:rsidRPr="00007D36" w14:paraId="64FC53A1" w14:textId="77777777" w:rsidTr="008B4A32">
              <w:trPr>
                <w:ins w:id="95" w:author="Tim Bänziger" w:date="2009-07-31T14:45:00Z"/>
              </w:trPr>
              <w:tc>
                <w:tcPr>
                  <w:tcW w:w="3964" w:type="dxa"/>
                </w:tcPr>
                <w:p w14:paraId="64FC539D" w14:textId="77777777" w:rsidR="00906195" w:rsidRPr="00007D36" w:rsidRDefault="00906195" w:rsidP="008B4A32">
                  <w:pPr>
                    <w:rPr>
                      <w:ins w:id="96" w:author="Tim Bänziger" w:date="2009-07-31T14:45:00Z"/>
                      <w:sz w:val="16"/>
                      <w:szCs w:val="16"/>
                    </w:rPr>
                  </w:pPr>
                  <w:proofErr w:type="spellStart"/>
                  <w:ins w:id="97" w:author="Tim Bänziger" w:date="2009-07-31T14:45:00Z">
                    <w:r w:rsidRPr="00007D36">
                      <w:rPr>
                        <w:sz w:val="16"/>
                        <w:szCs w:val="16"/>
                      </w:rPr>
                      <w:t>Teilnehmer</w:t>
                    </w:r>
                    <w:proofErr w:type="spellEnd"/>
                    <w:r w:rsidRPr="00007D36">
                      <w:rPr>
                        <w:sz w:val="16"/>
                        <w:szCs w:val="16"/>
                      </w:rPr>
                      <w:t xml:space="preserve"> (ROOMS PRO)</w:t>
                    </w:r>
                    <w:r>
                      <w:rPr>
                        <w:sz w:val="16"/>
                        <w:szCs w:val="16"/>
                      </w:rPr>
                      <w:t xml:space="preserve"> - Intelibox</w:t>
                    </w:r>
                  </w:ins>
                </w:p>
                <w:p w14:paraId="64FC539E" w14:textId="77777777" w:rsidR="00906195" w:rsidRPr="00007D36" w:rsidRDefault="00906195" w:rsidP="008B4A32">
                  <w:pPr>
                    <w:rPr>
                      <w:ins w:id="98" w:author="Tim Bänziger" w:date="2009-07-31T14:45:00Z"/>
                      <w:sz w:val="16"/>
                      <w:szCs w:val="16"/>
                    </w:rPr>
                  </w:pPr>
                </w:p>
                <w:p w14:paraId="64FC539F" w14:textId="77777777" w:rsidR="00906195" w:rsidRPr="00007D36" w:rsidRDefault="00906195" w:rsidP="008B4A32">
                  <w:pPr>
                    <w:rPr>
                      <w:ins w:id="99" w:author="Tim Bänziger" w:date="2009-07-31T14:45:00Z"/>
                      <w:sz w:val="16"/>
                      <w:szCs w:val="16"/>
                    </w:rPr>
                  </w:pPr>
                </w:p>
                <w:p w14:paraId="64FC53A0" w14:textId="77777777" w:rsidR="00906195" w:rsidRPr="00007D36" w:rsidRDefault="00906195" w:rsidP="008B4A32">
                  <w:pPr>
                    <w:rPr>
                      <w:ins w:id="100" w:author="Tim Bänziger" w:date="2009-07-31T14:45:00Z"/>
                      <w:sz w:val="16"/>
                      <w:szCs w:val="16"/>
                    </w:rPr>
                  </w:pPr>
                </w:p>
              </w:tc>
            </w:tr>
            <w:tr w:rsidR="00906195" w:rsidRPr="00007D36" w14:paraId="64FC53A6" w14:textId="77777777" w:rsidTr="008B4A32">
              <w:trPr>
                <w:ins w:id="101" w:author="Tim Bänziger" w:date="2009-07-31T14:45:00Z"/>
              </w:trPr>
              <w:tc>
                <w:tcPr>
                  <w:tcW w:w="3964" w:type="dxa"/>
                </w:tcPr>
                <w:p w14:paraId="64FC53A2" w14:textId="77777777" w:rsidR="00906195" w:rsidRPr="00007D36" w:rsidRDefault="00906195" w:rsidP="008B4A32">
                  <w:pPr>
                    <w:rPr>
                      <w:ins w:id="102" w:author="Tim Bänziger" w:date="2009-07-31T14:45:00Z"/>
                      <w:sz w:val="16"/>
                      <w:szCs w:val="16"/>
                    </w:rPr>
                  </w:pPr>
                  <w:ins w:id="103" w:author="Tim Bänziger" w:date="2009-07-31T14:45:00Z">
                    <w:r w:rsidRPr="00007D36">
                      <w:rPr>
                        <w:sz w:val="16"/>
                        <w:szCs w:val="16"/>
                      </w:rPr>
                      <w:t xml:space="preserve">Outlook </w:t>
                    </w:r>
                    <w:proofErr w:type="spellStart"/>
                    <w:r w:rsidRPr="00007D36">
                      <w:rPr>
                        <w:sz w:val="16"/>
                        <w:szCs w:val="16"/>
                      </w:rPr>
                      <w:t>Adressbuch</w:t>
                    </w:r>
                    <w:proofErr w:type="spellEnd"/>
                  </w:ins>
                </w:p>
                <w:p w14:paraId="64FC53A3" w14:textId="77777777" w:rsidR="00906195" w:rsidRPr="00007D36" w:rsidRDefault="00906195" w:rsidP="008B4A32">
                  <w:pPr>
                    <w:rPr>
                      <w:ins w:id="104" w:author="Tim Bänziger" w:date="2009-07-31T14:45:00Z"/>
                      <w:sz w:val="16"/>
                      <w:szCs w:val="16"/>
                    </w:rPr>
                  </w:pPr>
                </w:p>
                <w:p w14:paraId="64FC53A4" w14:textId="77777777" w:rsidR="00906195" w:rsidRPr="00007D36" w:rsidRDefault="00906195" w:rsidP="008B4A32">
                  <w:pPr>
                    <w:rPr>
                      <w:ins w:id="105" w:author="Tim Bänziger" w:date="2009-07-31T14:45:00Z"/>
                      <w:sz w:val="16"/>
                      <w:szCs w:val="16"/>
                    </w:rPr>
                  </w:pPr>
                </w:p>
                <w:p w14:paraId="64FC53A5" w14:textId="77777777" w:rsidR="00906195" w:rsidRPr="00007D36" w:rsidRDefault="00906195" w:rsidP="008B4A32">
                  <w:pPr>
                    <w:rPr>
                      <w:ins w:id="106" w:author="Tim Bänziger" w:date="2009-07-31T14:45:00Z"/>
                      <w:sz w:val="16"/>
                      <w:szCs w:val="16"/>
                    </w:rPr>
                  </w:pPr>
                </w:p>
              </w:tc>
            </w:tr>
            <w:tr w:rsidR="00906195" w:rsidRPr="00906195" w14:paraId="64FC53AC" w14:textId="77777777" w:rsidTr="008B4A32">
              <w:trPr>
                <w:ins w:id="107" w:author="Tim Bänziger" w:date="2009-07-31T14:45:00Z"/>
              </w:trPr>
              <w:tc>
                <w:tcPr>
                  <w:tcW w:w="3964" w:type="dxa"/>
                </w:tcPr>
                <w:p w14:paraId="64FC53A7" w14:textId="77777777" w:rsidR="00906195" w:rsidRPr="00D6618B" w:rsidRDefault="00906195" w:rsidP="008B4A32">
                  <w:pPr>
                    <w:rPr>
                      <w:ins w:id="108" w:author="Tim Bänziger" w:date="2009-07-31T14:45:00Z"/>
                      <w:sz w:val="16"/>
                      <w:szCs w:val="16"/>
                      <w:lang w:val="de-CH"/>
                    </w:rPr>
                  </w:pPr>
                  <w:ins w:id="109" w:author="Tim Bänziger" w:date="2009-07-31T14:45:00Z">
                    <w:r w:rsidRPr="00D6618B">
                      <w:rPr>
                        <w:sz w:val="16"/>
                        <w:szCs w:val="16"/>
                        <w:lang w:val="de-CH"/>
                      </w:rPr>
                      <w:t>Einmaliger, temporärer Teilnehmer</w:t>
                    </w:r>
                  </w:ins>
                </w:p>
                <w:p w14:paraId="64FC53A8" w14:textId="77777777" w:rsidR="00906195" w:rsidRPr="00D6618B" w:rsidRDefault="00906195" w:rsidP="008B4A32">
                  <w:pPr>
                    <w:rPr>
                      <w:ins w:id="110" w:author="Tim Bänziger" w:date="2009-07-31T14:45:00Z"/>
                      <w:sz w:val="16"/>
                      <w:szCs w:val="16"/>
                      <w:lang w:val="de-CH"/>
                    </w:rPr>
                  </w:pPr>
                  <w:ins w:id="111" w:author="Tim Bänziger" w:date="2009-07-31T14:45:00Z">
                    <w:r w:rsidRPr="00007D36">
                      <w:rPr>
                        <w:sz w:val="16"/>
                        <w:szCs w:val="16"/>
                      </w:rPr>
                      <w:sym w:font="Wingdings" w:char="F0E0"/>
                    </w:r>
                    <w:r w:rsidRPr="00D6618B">
                      <w:rPr>
                        <w:sz w:val="16"/>
                        <w:szCs w:val="16"/>
                        <w:lang w:val="de-CH"/>
                      </w:rPr>
                      <w:t xml:space="preserve"> Vorname</w:t>
                    </w:r>
                  </w:ins>
                </w:p>
                <w:p w14:paraId="64FC53A9" w14:textId="77777777" w:rsidR="00906195" w:rsidRPr="00D6618B" w:rsidRDefault="00906195" w:rsidP="008B4A32">
                  <w:pPr>
                    <w:rPr>
                      <w:ins w:id="112" w:author="Tim Bänziger" w:date="2009-07-31T14:45:00Z"/>
                      <w:sz w:val="16"/>
                      <w:szCs w:val="16"/>
                      <w:lang w:val="de-CH"/>
                    </w:rPr>
                  </w:pPr>
                  <w:ins w:id="113" w:author="Tim Bänziger" w:date="2009-07-31T14:45:00Z">
                    <w:r w:rsidRPr="00007D36">
                      <w:rPr>
                        <w:sz w:val="16"/>
                        <w:szCs w:val="16"/>
                      </w:rPr>
                      <w:sym w:font="Wingdings" w:char="F0E0"/>
                    </w:r>
                    <w:r w:rsidRPr="00D6618B">
                      <w:rPr>
                        <w:sz w:val="16"/>
                        <w:szCs w:val="16"/>
                        <w:lang w:val="de-CH"/>
                      </w:rPr>
                      <w:t xml:space="preserve"> Name</w:t>
                    </w:r>
                  </w:ins>
                </w:p>
                <w:p w14:paraId="64FC53AA" w14:textId="77777777" w:rsidR="00906195" w:rsidRPr="00D6618B" w:rsidRDefault="00906195" w:rsidP="008B4A32">
                  <w:pPr>
                    <w:rPr>
                      <w:ins w:id="114" w:author="Tim Bänziger" w:date="2009-07-31T14:45:00Z"/>
                      <w:sz w:val="16"/>
                      <w:szCs w:val="16"/>
                      <w:lang w:val="de-CH"/>
                    </w:rPr>
                  </w:pPr>
                  <w:ins w:id="115" w:author="Tim Bänziger" w:date="2009-07-31T14:45:00Z">
                    <w:r w:rsidRPr="00007D36">
                      <w:rPr>
                        <w:sz w:val="16"/>
                        <w:szCs w:val="16"/>
                      </w:rPr>
                      <w:sym w:font="Wingdings" w:char="F0E0"/>
                    </w:r>
                    <w:r w:rsidRPr="00D6618B">
                      <w:rPr>
                        <w:sz w:val="16"/>
                        <w:szCs w:val="16"/>
                        <w:lang w:val="de-CH"/>
                      </w:rPr>
                      <w:t xml:space="preserve"> E-Mail (optional)</w:t>
                    </w:r>
                  </w:ins>
                </w:p>
                <w:p w14:paraId="64FC53AB" w14:textId="77777777" w:rsidR="00906195" w:rsidRPr="00D6618B" w:rsidRDefault="00906195" w:rsidP="008B4A32">
                  <w:pPr>
                    <w:rPr>
                      <w:ins w:id="116" w:author="Tim Bänziger" w:date="2009-07-31T14:45:00Z"/>
                      <w:sz w:val="16"/>
                      <w:szCs w:val="16"/>
                      <w:lang w:val="de-CH"/>
                    </w:rPr>
                  </w:pPr>
                </w:p>
              </w:tc>
            </w:tr>
          </w:tbl>
          <w:p w14:paraId="64FC53AD" w14:textId="77777777" w:rsidR="00906195" w:rsidRDefault="00906195" w:rsidP="00DC0ADE">
            <w:pPr>
              <w:rPr>
                <w:ins w:id="117" w:author="Tim Bänziger" w:date="2009-07-31T14:45:00Z"/>
                <w:lang w:val="de-CH"/>
              </w:rPr>
            </w:pPr>
            <w:ins w:id="118" w:author="Tim Bänziger" w:date="2009-07-31T14:45:00Z">
              <w:r>
                <w:rPr>
                  <w:lang w:val="de-CH"/>
                </w:rPr>
                <w:t>(siehe untenstehende Abbildung</w:t>
              </w:r>
            </w:ins>
            <w:ins w:id="119" w:author="Tim Bänziger" w:date="2009-07-31T14:48:00Z">
              <w:r w:rsidR="00493DF4">
                <w:rPr>
                  <w:lang w:val="de-CH"/>
                </w:rPr>
                <w:t xml:space="preserve"> – das ganze auch als modales Popup umsetzbar</w:t>
              </w:r>
            </w:ins>
            <w:ins w:id="120" w:author="Tim Bänziger" w:date="2009-07-31T14:45:00Z">
              <w:r>
                <w:rPr>
                  <w:lang w:val="de-CH"/>
                </w:rPr>
                <w:t>)</w:t>
              </w:r>
            </w:ins>
          </w:p>
          <w:p w14:paraId="64FC53AE" w14:textId="77777777" w:rsidR="00906195" w:rsidRDefault="00906195" w:rsidP="00DC0ADE">
            <w:pPr>
              <w:rPr>
                <w:ins w:id="121" w:author="Tim Bänziger" w:date="2009-07-31T14:45:00Z"/>
                <w:lang w:val="de-CH"/>
              </w:rPr>
            </w:pPr>
          </w:p>
          <w:p w14:paraId="64FC53AF" w14:textId="77777777" w:rsidR="00906195" w:rsidRDefault="00493DF4" w:rsidP="00DC0ADE">
            <w:pPr>
              <w:rPr>
                <w:ins w:id="122" w:author="Tim Bänziger" w:date="2009-07-31T14:48:00Z"/>
                <w:lang w:val="de-CH"/>
              </w:rPr>
            </w:pPr>
            <w:ins w:id="123" w:author="Tim Bänziger" w:date="2009-07-31T14:48:00Z">
              <w:r>
                <w:rPr>
                  <w:lang w:val="de-CH"/>
                </w:rPr>
                <w:t>Buttons: Teilnehmer hinzufügen</w:t>
              </w:r>
            </w:ins>
          </w:p>
          <w:p w14:paraId="64FC53B0" w14:textId="77777777" w:rsidR="00493DF4" w:rsidRDefault="00493DF4" w:rsidP="00DC0ADE">
            <w:pPr>
              <w:rPr>
                <w:ins w:id="124" w:author="Tim Bänziger" w:date="2009-07-31T14:48:00Z"/>
                <w:lang w:val="de-CH"/>
              </w:rPr>
            </w:pPr>
          </w:p>
          <w:p w14:paraId="64FC53B1" w14:textId="77777777" w:rsidR="00493DF4" w:rsidRDefault="00493DF4" w:rsidP="00DC0ADE">
            <w:pPr>
              <w:rPr>
                <w:ins w:id="125" w:author="Tim Bänziger" w:date="2009-07-31T14:48:00Z"/>
                <w:lang w:val="de-CH"/>
              </w:rPr>
            </w:pPr>
          </w:p>
          <w:p w14:paraId="64FC53B2" w14:textId="77777777" w:rsidR="00493DF4" w:rsidRPr="00906195" w:rsidRDefault="00493DF4" w:rsidP="00DC0ADE">
            <w:pPr>
              <w:rPr>
                <w:ins w:id="126" w:author="Tim Bänziger" w:date="2009-07-31T14:44:00Z"/>
                <w:lang w:val="de-CH"/>
                <w:rPrChange w:id="127" w:author="Tim Bänziger" w:date="2009-07-31T14:45:00Z">
                  <w:rPr>
                    <w:ins w:id="128" w:author="Tim Bänziger" w:date="2009-07-31T14:44:00Z"/>
                    <w:lang w:val="de-DE"/>
                  </w:rPr>
                </w:rPrChange>
              </w:rPr>
            </w:pPr>
          </w:p>
          <w:p w14:paraId="64FC53B3" w14:textId="77777777" w:rsidR="00906195" w:rsidRPr="00364478" w:rsidRDefault="00906195" w:rsidP="00DC0ADE">
            <w:pPr>
              <w:rPr>
                <w:lang w:val="de-DE"/>
              </w:rPr>
            </w:pPr>
          </w:p>
        </w:tc>
        <w:tc>
          <w:tcPr>
            <w:tcW w:w="4678" w:type="dxa"/>
            <w:tcBorders>
              <w:bottom w:val="single" w:sz="4" w:space="0" w:color="auto"/>
            </w:tcBorders>
            <w:tcPrChange w:id="129" w:author="Tim Bänziger" w:date="2009-07-31T14:41:00Z">
              <w:tcPr>
                <w:tcW w:w="4678" w:type="dxa"/>
              </w:tcPr>
            </w:tcPrChange>
          </w:tcPr>
          <w:p w14:paraId="64FC53B4" w14:textId="77777777" w:rsidR="006F5E8D" w:rsidRDefault="006F5E8D" w:rsidP="00A21793">
            <w:pPr>
              <w:tabs>
                <w:tab w:val="left" w:pos="5220"/>
              </w:tabs>
              <w:rPr>
                <w:lang w:val="de-DE"/>
              </w:rPr>
            </w:pPr>
          </w:p>
          <w:p w14:paraId="64FC53B5" w14:textId="77777777" w:rsidR="002528DF" w:rsidRPr="007E0AF1" w:rsidRDefault="002528DF" w:rsidP="002528DF">
            <w:pPr>
              <w:tabs>
                <w:tab w:val="left" w:pos="5220"/>
              </w:tabs>
              <w:rPr>
                <w:b/>
                <w:lang w:val="de-DE"/>
              </w:rPr>
            </w:pPr>
            <w:r w:rsidRPr="007E0AF1">
              <w:rPr>
                <w:b/>
                <w:lang w:val="de-DE"/>
              </w:rPr>
              <w:t>Anzahl Personen</w:t>
            </w:r>
          </w:p>
          <w:p w14:paraId="64FC53B6" w14:textId="77777777" w:rsidR="002528DF" w:rsidRDefault="002528DF" w:rsidP="002528DF">
            <w:pPr>
              <w:tabs>
                <w:tab w:val="left" w:pos="5220"/>
              </w:tabs>
              <w:rPr>
                <w:lang w:val="de-DE"/>
              </w:rPr>
            </w:pPr>
            <w:r>
              <w:rPr>
                <w:lang w:val="de-DE"/>
              </w:rPr>
              <w:t>Es können nur nummerische Werte eingegeben werden. Direkteingabe möglich oder Änderung des Wertes über Pfeiltasten</w:t>
            </w:r>
          </w:p>
          <w:p w14:paraId="64FC53B7" w14:textId="77777777" w:rsidR="002528DF" w:rsidRDefault="002528DF" w:rsidP="00A21793">
            <w:pPr>
              <w:tabs>
                <w:tab w:val="left" w:pos="5220"/>
              </w:tabs>
              <w:rPr>
                <w:lang w:val="de-DE"/>
              </w:rPr>
            </w:pPr>
          </w:p>
          <w:p w14:paraId="64FC53B8" w14:textId="77777777" w:rsidR="00981F7D" w:rsidRPr="00981F7D" w:rsidRDefault="00981F7D">
            <w:pPr>
              <w:pBdr>
                <w:bottom w:val="single" w:sz="4" w:space="1" w:color="auto"/>
              </w:pBdr>
              <w:tabs>
                <w:tab w:val="left" w:pos="5220"/>
              </w:tabs>
              <w:rPr>
                <w:b/>
                <w:lang w:val="de-DE"/>
              </w:rPr>
              <w:pPrChange w:id="130" w:author="Tim Bänziger" w:date="2009-07-31T14:42:00Z">
                <w:pPr>
                  <w:tabs>
                    <w:tab w:val="left" w:pos="5220"/>
                  </w:tabs>
                </w:pPr>
              </w:pPrChange>
            </w:pPr>
            <w:r w:rsidRPr="00981F7D">
              <w:rPr>
                <w:b/>
                <w:lang w:val="de-DE"/>
              </w:rPr>
              <w:t>Tab Bestuhlung</w:t>
            </w:r>
          </w:p>
          <w:p w14:paraId="64FC53B9" w14:textId="77777777" w:rsidR="00981F7D" w:rsidRDefault="00981F7D" w:rsidP="00981F7D">
            <w:pPr>
              <w:pStyle w:val="ListParagraph"/>
              <w:numPr>
                <w:ilvl w:val="0"/>
                <w:numId w:val="44"/>
              </w:numPr>
              <w:tabs>
                <w:tab w:val="left" w:pos="5220"/>
              </w:tabs>
              <w:rPr>
                <w:lang w:val="de-DE"/>
              </w:rPr>
            </w:pPr>
            <w:r>
              <w:rPr>
                <w:lang w:val="de-DE"/>
              </w:rPr>
              <w:t xml:space="preserve">Funktionsrecht „Darf Bestuhlung </w:t>
            </w:r>
            <w:del w:id="131" w:author="Tim Bänziger" w:date="2009-04-07T12:17:00Z">
              <w:r w:rsidDel="001C64A8">
                <w:rPr>
                  <w:lang w:val="de-DE"/>
                </w:rPr>
                <w:delText>administrieren</w:delText>
              </w:r>
            </w:del>
            <w:ins w:id="132" w:author="Tim Bänziger" w:date="2009-04-07T12:17:00Z">
              <w:r w:rsidR="001C64A8">
                <w:rPr>
                  <w:lang w:val="de-DE"/>
                </w:rPr>
                <w:t>ändern</w:t>
              </w:r>
            </w:ins>
            <w:r>
              <w:rPr>
                <w:lang w:val="de-DE"/>
              </w:rPr>
              <w:t>“ muss vorhanden sein</w:t>
            </w:r>
          </w:p>
          <w:p w14:paraId="64FC53BA" w14:textId="77777777" w:rsidR="00981F7D" w:rsidRDefault="00981F7D" w:rsidP="00981F7D">
            <w:pPr>
              <w:pStyle w:val="ListParagraph"/>
              <w:numPr>
                <w:ilvl w:val="0"/>
                <w:numId w:val="44"/>
              </w:numPr>
              <w:tabs>
                <w:tab w:val="left" w:pos="5220"/>
              </w:tabs>
              <w:rPr>
                <w:lang w:val="de-DE"/>
              </w:rPr>
            </w:pPr>
            <w:r>
              <w:rPr>
                <w:lang w:val="de-DE"/>
              </w:rPr>
              <w:t>Standardmässig ist die Default-Bestuhlung selektiert (siehe UC 105.011)</w:t>
            </w:r>
          </w:p>
          <w:p w14:paraId="64FC53BB" w14:textId="77777777" w:rsidR="00981F7D" w:rsidRDefault="00981F7D" w:rsidP="00981F7D">
            <w:pPr>
              <w:pStyle w:val="ListParagraph"/>
              <w:numPr>
                <w:ilvl w:val="0"/>
                <w:numId w:val="44"/>
              </w:numPr>
              <w:tabs>
                <w:tab w:val="left" w:pos="5220"/>
              </w:tabs>
              <w:rPr>
                <w:lang w:val="de-DE"/>
              </w:rPr>
            </w:pPr>
            <w:r>
              <w:rPr>
                <w:lang w:val="de-DE"/>
              </w:rPr>
              <w:t>Reservation kann nur abgeschlossen werden, wenn das Feld „Anzahl Personen“ innerhalb der gewählten „Minimal und Maximalen Kapazitäten liegen. Ist dies nicht der Fall wird eine entsprechende Fehlermeldung ausgegeben. Dem Benutzer steht es frei die Bestuhlung zu ändern oder aber die „Kapazität (Anzahl Personen)“ anzupassen</w:t>
            </w:r>
          </w:p>
          <w:p w14:paraId="64FC53BC" w14:textId="77777777" w:rsidR="00981F7D" w:rsidRDefault="00981F7D" w:rsidP="00981F7D">
            <w:pPr>
              <w:pStyle w:val="ListParagraph"/>
              <w:numPr>
                <w:ilvl w:val="0"/>
                <w:numId w:val="44"/>
              </w:numPr>
              <w:tabs>
                <w:tab w:val="left" w:pos="5220"/>
              </w:tabs>
              <w:rPr>
                <w:lang w:val="de-DE"/>
              </w:rPr>
            </w:pPr>
            <w:r>
              <w:rPr>
                <w:lang w:val="de-DE"/>
              </w:rPr>
              <w:t xml:space="preserve">Es werden nur Bestuhlungsoptionen angezeigt, welche zum Zeitpunkt der </w:t>
            </w:r>
            <w:r>
              <w:rPr>
                <w:lang w:val="de-DE"/>
              </w:rPr>
              <w:lastRenderedPageBreak/>
              <w:t>Reservation auch Gültig sind (Vergleiche Laufzeit/Gültigkeit einer Bestuhlung in UC 105.011). Ist dabei keine gültige Standardbestuhlung mehr vorhanden, kann der Benutzer die Reservation nicht abschliessen und muss bewusst eine Bestuhlung selektieren.</w:t>
            </w:r>
          </w:p>
          <w:p w14:paraId="64FC53BD" w14:textId="77777777" w:rsidR="00981F7D" w:rsidRDefault="00981F7D" w:rsidP="00981F7D">
            <w:pPr>
              <w:pStyle w:val="ListParagraph"/>
              <w:numPr>
                <w:ilvl w:val="0"/>
                <w:numId w:val="44"/>
              </w:numPr>
              <w:tabs>
                <w:tab w:val="left" w:pos="5220"/>
              </w:tabs>
              <w:rPr>
                <w:lang w:val="de-DE"/>
              </w:rPr>
            </w:pPr>
            <w:r>
              <w:rPr>
                <w:lang w:val="de-DE"/>
              </w:rPr>
              <w:t>Sind bei einer Bestuhlung Kosten hinterlegt, werden diese den Gesamtkosten dazu gerechnet. Es erfolgt kein expliziter Hinweis für den Benutzer</w:t>
            </w:r>
          </w:p>
          <w:p w14:paraId="64FC53BE" w14:textId="77777777" w:rsidR="00981F7D" w:rsidRDefault="00981F7D" w:rsidP="00981F7D">
            <w:pPr>
              <w:pStyle w:val="ListParagraph"/>
              <w:numPr>
                <w:ilvl w:val="0"/>
                <w:numId w:val="44"/>
              </w:numPr>
              <w:tabs>
                <w:tab w:val="left" w:pos="5220"/>
              </w:tabs>
              <w:rPr>
                <w:lang w:val="de-DE"/>
              </w:rPr>
            </w:pPr>
            <w:r>
              <w:rPr>
                <w:lang w:val="de-DE"/>
              </w:rPr>
              <w:t>Klick auf Bestuhlungsbild (Thumbnail), öffnet ein Modales Popup und zeigt das Bild in der Originalgrösse</w:t>
            </w:r>
          </w:p>
          <w:p w14:paraId="64FC53BF" w14:textId="77777777" w:rsidR="00981F7D" w:rsidRDefault="00981F7D" w:rsidP="00A772D8">
            <w:pPr>
              <w:pStyle w:val="ListParagraph"/>
              <w:numPr>
                <w:ilvl w:val="0"/>
                <w:numId w:val="44"/>
              </w:numPr>
              <w:tabs>
                <w:tab w:val="left" w:pos="5220"/>
              </w:tabs>
              <w:rPr>
                <w:ins w:id="133" w:author="Tim Bänziger" w:date="2009-05-08T09:00:00Z"/>
                <w:lang w:val="de-DE"/>
              </w:rPr>
            </w:pPr>
            <w:r>
              <w:rPr>
                <w:lang w:val="de-DE"/>
              </w:rPr>
              <w:t xml:space="preserve">Eine Bestuhlungsoption kann Vor-, bzw. Nachlaufzeiten implizieren. </w:t>
            </w:r>
            <w:r w:rsidR="00A772D8">
              <w:rPr>
                <w:lang w:val="de-DE"/>
              </w:rPr>
              <w:t>Die Vor- und Nachlaufzeiten werden neu berechnet und dargestellt – gleichzeitig wird geprüft ob der Raum zum Zeitpunkt noch verfügbar ist. Ist dies nicht der Fall muss die Bestuhlung manuell rückgängig gemacht werden – der Benutzer erhält zur Hilfe eine Fehlermeldung.</w:t>
            </w:r>
          </w:p>
          <w:p w14:paraId="64FC53C0" w14:textId="77777777" w:rsidR="00830094" w:rsidRDefault="00830094" w:rsidP="00A772D8">
            <w:pPr>
              <w:pStyle w:val="ListParagraph"/>
              <w:numPr>
                <w:ilvl w:val="0"/>
                <w:numId w:val="44"/>
              </w:numPr>
              <w:tabs>
                <w:tab w:val="left" w:pos="5220"/>
              </w:tabs>
              <w:rPr>
                <w:ins w:id="134" w:author="Tim Bänziger" w:date="2009-07-31T14:36:00Z"/>
                <w:lang w:val="de-DE"/>
              </w:rPr>
            </w:pPr>
            <w:ins w:id="135" w:author="Tim Bänziger" w:date="2009-05-08T09:00:00Z">
              <w:r>
                <w:rPr>
                  <w:lang w:val="de-DE"/>
                </w:rPr>
                <w:t xml:space="preserve">Wird eine </w:t>
              </w:r>
              <w:commentRangeStart w:id="136"/>
              <w:r>
                <w:rPr>
                  <w:lang w:val="de-DE"/>
                </w:rPr>
                <w:t>Bestuhlung</w:t>
              </w:r>
            </w:ins>
            <w:commentRangeEnd w:id="136"/>
            <w:ins w:id="137" w:author="Tim Bänziger" w:date="2009-05-08T09:01:00Z">
              <w:r>
                <w:rPr>
                  <w:rStyle w:val="CommentReference"/>
                </w:rPr>
                <w:commentReference w:id="136"/>
              </w:r>
            </w:ins>
            <w:ins w:id="138" w:author="Tim Bänziger" w:date="2009-05-08T09:00:00Z">
              <w:r>
                <w:rPr>
                  <w:lang w:val="de-DE"/>
                </w:rPr>
                <w:t xml:space="preserve"> verändert, muss der als „intern“ gezeichnete Dienstleister notifziert werden (sofern er eine Mail Notifikation aktiviert hat)</w:t>
              </w:r>
            </w:ins>
          </w:p>
          <w:p w14:paraId="64FC53C1" w14:textId="77777777" w:rsidR="00906195" w:rsidRDefault="00906195">
            <w:pPr>
              <w:tabs>
                <w:tab w:val="left" w:pos="5220"/>
              </w:tabs>
              <w:rPr>
                <w:ins w:id="139" w:author="Tim Bänziger" w:date="2009-07-31T14:36:00Z"/>
                <w:lang w:val="de-DE"/>
              </w:rPr>
              <w:pPrChange w:id="140" w:author="Tim Bänziger" w:date="2009-07-31T14:36:00Z">
                <w:pPr>
                  <w:pStyle w:val="ListParagraph"/>
                  <w:numPr>
                    <w:numId w:val="44"/>
                  </w:numPr>
                  <w:tabs>
                    <w:tab w:val="left" w:pos="5220"/>
                  </w:tabs>
                  <w:ind w:hanging="360"/>
                </w:pPr>
              </w:pPrChange>
            </w:pPr>
          </w:p>
          <w:p w14:paraId="64FC53C2" w14:textId="77777777" w:rsidR="00906195" w:rsidRPr="00906195" w:rsidRDefault="00906195">
            <w:pPr>
              <w:pBdr>
                <w:bottom w:val="single" w:sz="4" w:space="1" w:color="auto"/>
              </w:pBdr>
              <w:tabs>
                <w:tab w:val="left" w:pos="5220"/>
              </w:tabs>
              <w:rPr>
                <w:ins w:id="141" w:author="Tim Bänziger" w:date="2009-07-31T14:36:00Z"/>
                <w:b/>
                <w:lang w:val="de-DE"/>
                <w:rPrChange w:id="142" w:author="Tim Bänziger" w:date="2009-07-31T14:36:00Z">
                  <w:rPr>
                    <w:ins w:id="143" w:author="Tim Bänziger" w:date="2009-07-31T14:36:00Z"/>
                    <w:lang w:val="de-DE"/>
                  </w:rPr>
                </w:rPrChange>
              </w:rPr>
              <w:pPrChange w:id="144" w:author="Tim Bänziger" w:date="2009-07-31T14:41:00Z">
                <w:pPr>
                  <w:pStyle w:val="ListParagraph"/>
                  <w:numPr>
                    <w:numId w:val="44"/>
                  </w:numPr>
                  <w:tabs>
                    <w:tab w:val="left" w:pos="5220"/>
                  </w:tabs>
                  <w:ind w:hanging="360"/>
                </w:pPr>
              </w:pPrChange>
            </w:pPr>
            <w:ins w:id="145" w:author="Tim Bänziger" w:date="2009-07-31T14:36:00Z">
              <w:r w:rsidRPr="00906195">
                <w:rPr>
                  <w:b/>
                  <w:lang w:val="de-DE"/>
                  <w:rPrChange w:id="146" w:author="Tim Bänziger" w:date="2009-07-31T14:36:00Z">
                    <w:rPr>
                      <w:lang w:val="de-DE"/>
                    </w:rPr>
                  </w:rPrChange>
                </w:rPr>
                <w:t>Teilnehmer</w:t>
              </w:r>
            </w:ins>
          </w:p>
          <w:p w14:paraId="64FC53C3" w14:textId="77777777" w:rsidR="00906195" w:rsidRDefault="00906195" w:rsidP="00906195">
            <w:pPr>
              <w:rPr>
                <w:ins w:id="147" w:author="Tim Bänziger" w:date="2009-07-31T14:39:00Z"/>
                <w:lang w:val="de-CH"/>
              </w:rPr>
            </w:pPr>
            <w:ins w:id="148" w:author="Tim Bänziger" w:date="2009-07-31T14:39:00Z">
              <w:r>
                <w:rPr>
                  <w:lang w:val="de-CH"/>
                </w:rPr>
                <w:t>Teilnehmer können mittels drei verschiedenen Funktionen erfasst</w:t>
              </w:r>
              <w:r w:rsidRPr="00D6618B">
                <w:rPr>
                  <w:lang w:val="de-CH"/>
                </w:rPr>
                <w:t xml:space="preserve">  und dem </w:t>
              </w:r>
              <w:r>
                <w:rPr>
                  <w:lang w:val="de-CH"/>
                </w:rPr>
                <w:t>Anlass zugeordnet</w:t>
              </w:r>
              <w:r w:rsidRPr="00D6618B">
                <w:rPr>
                  <w:lang w:val="de-CH"/>
                </w:rPr>
                <w:t xml:space="preserve"> werden.</w:t>
              </w:r>
            </w:ins>
          </w:p>
          <w:p w14:paraId="64FC53C4" w14:textId="77777777" w:rsidR="00906195" w:rsidRDefault="00906195" w:rsidP="00906195">
            <w:pPr>
              <w:pStyle w:val="ListParagraph"/>
              <w:numPr>
                <w:ilvl w:val="0"/>
                <w:numId w:val="45"/>
              </w:numPr>
              <w:rPr>
                <w:ins w:id="149" w:author="Tim Bänziger" w:date="2009-07-31T14:39:00Z"/>
                <w:lang w:val="de-CH"/>
              </w:rPr>
            </w:pPr>
            <w:ins w:id="150" w:author="Tim Bänziger" w:date="2009-07-31T14:39:00Z">
              <w:r>
                <w:rPr>
                  <w:lang w:val="de-CH"/>
                </w:rPr>
                <w:t>Über Intelibox eine bereits in ROOMS erfasste Person hinzufügen</w:t>
              </w:r>
            </w:ins>
          </w:p>
          <w:p w14:paraId="64FC53C5" w14:textId="77777777" w:rsidR="00906195" w:rsidRDefault="00906195" w:rsidP="00906195">
            <w:pPr>
              <w:pStyle w:val="ListParagraph"/>
              <w:numPr>
                <w:ilvl w:val="0"/>
                <w:numId w:val="45"/>
              </w:numPr>
              <w:rPr>
                <w:ins w:id="151" w:author="Tim Bänziger" w:date="2009-07-31T14:39:00Z"/>
                <w:lang w:val="de-CH"/>
              </w:rPr>
            </w:pPr>
            <w:ins w:id="152" w:author="Tim Bänziger" w:date="2009-07-31T14:39:00Z">
              <w:r>
                <w:rPr>
                  <w:lang w:val="de-CH"/>
                </w:rPr>
                <w:t>Über das Outlook Adressbuch einen Teilnehmer hinzufügen (Achtung: erfordert Aktivierung des entsprechenden Features im Office Setup – wurde im „alten“ ROOMS implementiert</w:t>
              </w:r>
            </w:ins>
          </w:p>
          <w:p w14:paraId="64FC53C6" w14:textId="77777777" w:rsidR="00906195" w:rsidRDefault="00906195" w:rsidP="00906195">
            <w:pPr>
              <w:pStyle w:val="ListParagraph"/>
              <w:numPr>
                <w:ilvl w:val="0"/>
                <w:numId w:val="45"/>
              </w:numPr>
              <w:rPr>
                <w:ins w:id="153" w:author="Tim Bänziger" w:date="2009-07-31T14:43:00Z"/>
                <w:lang w:val="de-CH"/>
              </w:rPr>
            </w:pPr>
            <w:ins w:id="154" w:author="Tim Bänziger" w:date="2009-07-31T14:39:00Z">
              <w:r>
                <w:rPr>
                  <w:lang w:val="de-CH"/>
                </w:rPr>
                <w:t>Temporäre Erfassung eines Teilnehmers mittels E-Mail und/oder Vornamen/Namen</w:t>
              </w:r>
            </w:ins>
          </w:p>
          <w:p w14:paraId="64FC53C7" w14:textId="77777777" w:rsidR="00906195" w:rsidRDefault="00906195">
            <w:pPr>
              <w:ind w:left="720"/>
              <w:rPr>
                <w:ins w:id="155" w:author="Tim Bänziger" w:date="2009-07-31T14:43:00Z"/>
                <w:lang w:val="de-CH"/>
              </w:rPr>
              <w:pPrChange w:id="156" w:author="Tim Bänziger" w:date="2009-07-31T14:43:00Z">
                <w:pPr>
                  <w:pStyle w:val="ListParagraph"/>
                  <w:numPr>
                    <w:numId w:val="45"/>
                  </w:numPr>
                  <w:ind w:hanging="360"/>
                </w:pPr>
              </w:pPrChange>
            </w:pPr>
          </w:p>
          <w:p w14:paraId="64FC53C8" w14:textId="77777777" w:rsidR="00906195" w:rsidRPr="00906195" w:rsidRDefault="00906195">
            <w:pPr>
              <w:rPr>
                <w:ins w:id="157" w:author="Tim Bänziger" w:date="2009-07-31T14:39:00Z"/>
                <w:lang w:val="de-CH"/>
              </w:rPr>
              <w:pPrChange w:id="158" w:author="Tim Bänziger" w:date="2009-07-31T14:43:00Z">
                <w:pPr>
                  <w:pStyle w:val="ListParagraph"/>
                  <w:numPr>
                    <w:numId w:val="45"/>
                  </w:numPr>
                  <w:ind w:hanging="360"/>
                </w:pPr>
              </w:pPrChange>
            </w:pPr>
          </w:p>
          <w:p w14:paraId="64FC53C9" w14:textId="77777777" w:rsidR="00906195" w:rsidRPr="00007D36" w:rsidRDefault="00906195" w:rsidP="00906195">
            <w:pPr>
              <w:tabs>
                <w:tab w:val="left" w:pos="5220"/>
              </w:tabs>
              <w:rPr>
                <w:ins w:id="159" w:author="Tim Bänziger" w:date="2009-07-31T14:41:00Z"/>
              </w:rPr>
            </w:pPr>
            <w:ins w:id="160" w:author="Tim Bänziger" w:date="2009-07-31T14:41:00Z">
              <w:r w:rsidRPr="00007D36">
                <w:rPr>
                  <w:b/>
                  <w:lang w:val="de-DE"/>
                </w:rPr>
                <w:t>Allgemeine Regeln:</w:t>
              </w:r>
            </w:ins>
          </w:p>
          <w:p w14:paraId="64FC53CA" w14:textId="77777777" w:rsidR="00906195" w:rsidRDefault="00906195" w:rsidP="00906195">
            <w:pPr>
              <w:numPr>
                <w:ilvl w:val="0"/>
                <w:numId w:val="47"/>
              </w:numPr>
              <w:spacing w:line="260" w:lineRule="atLeast"/>
              <w:rPr>
                <w:ins w:id="161" w:author="Tim Bänziger" w:date="2009-07-31T14:41:00Z"/>
                <w:lang w:val="de-CH"/>
              </w:rPr>
            </w:pPr>
            <w:ins w:id="162" w:author="Tim Bänziger" w:date="2009-07-31T14:41:00Z">
              <w:r>
                <w:rPr>
                  <w:lang w:val="de-CH"/>
                </w:rPr>
                <w:t>Funktionsrecht „Darf Teilnehmer editieren“ muss vorhanden sein</w:t>
              </w:r>
            </w:ins>
          </w:p>
          <w:p w14:paraId="64FC53CB" w14:textId="77777777" w:rsidR="00906195" w:rsidRPr="00D6618B" w:rsidRDefault="00906195" w:rsidP="00906195">
            <w:pPr>
              <w:numPr>
                <w:ilvl w:val="0"/>
                <w:numId w:val="49"/>
              </w:numPr>
              <w:spacing w:line="260" w:lineRule="atLeast"/>
              <w:rPr>
                <w:ins w:id="163" w:author="Tim Bänziger" w:date="2009-07-31T14:43:00Z"/>
                <w:lang w:val="de-CH"/>
              </w:rPr>
            </w:pPr>
            <w:ins w:id="164" w:author="Tim Bänziger" w:date="2009-07-31T14:43:00Z">
              <w:r w:rsidRPr="00D6618B">
                <w:rPr>
                  <w:lang w:val="de-CH"/>
                </w:rPr>
                <w:t xml:space="preserve">Es ist nicht möglich zweimal den gleichen Teilnehmer direkt auf </w:t>
              </w:r>
              <w:r>
                <w:rPr>
                  <w:lang w:val="de-CH"/>
                </w:rPr>
                <w:t>Ressource</w:t>
              </w:r>
              <w:r w:rsidRPr="00D6618B">
                <w:rPr>
                  <w:lang w:val="de-CH"/>
                </w:rPr>
                <w:t xml:space="preserve"> zu erfassen</w:t>
              </w:r>
              <w:r>
                <w:rPr>
                  <w:lang w:val="de-CH"/>
                </w:rPr>
                <w:t xml:space="preserve"> (Prüfung erfolgt nur auf ROOMS Teilnehmer)</w:t>
              </w:r>
            </w:ins>
          </w:p>
          <w:p w14:paraId="64FC53CC" w14:textId="77777777" w:rsidR="00906195" w:rsidRPr="00D6618B" w:rsidRDefault="00906195" w:rsidP="00906195">
            <w:pPr>
              <w:numPr>
                <w:ilvl w:val="0"/>
                <w:numId w:val="49"/>
              </w:numPr>
              <w:spacing w:line="260" w:lineRule="atLeast"/>
              <w:rPr>
                <w:ins w:id="165" w:author="Tim Bänziger" w:date="2009-07-31T14:43:00Z"/>
                <w:lang w:val="de-CH"/>
              </w:rPr>
            </w:pPr>
            <w:ins w:id="166" w:author="Tim Bänziger" w:date="2009-07-31T14:43:00Z">
              <w:r w:rsidRPr="00D6618B">
                <w:rPr>
                  <w:lang w:val="de-CH"/>
                </w:rPr>
                <w:t>Es kann nicht vermieden werden, dass der gleiche Teilnehmer bereits bei einer bestehenden Reservation oder einem anderen Anlass zur gleichen Zeit erfasst ist</w:t>
              </w:r>
            </w:ins>
          </w:p>
          <w:p w14:paraId="64FC53CD" w14:textId="77777777" w:rsidR="00906195" w:rsidRPr="00D6618B" w:rsidRDefault="00906195" w:rsidP="00906195">
            <w:pPr>
              <w:numPr>
                <w:ilvl w:val="0"/>
                <w:numId w:val="49"/>
              </w:numPr>
              <w:spacing w:line="260" w:lineRule="atLeast"/>
              <w:rPr>
                <w:ins w:id="167" w:author="Tim Bänziger" w:date="2009-07-31T14:43:00Z"/>
                <w:sz w:val="21"/>
                <w:szCs w:val="21"/>
                <w:lang w:val="de-CH"/>
              </w:rPr>
            </w:pPr>
            <w:ins w:id="168" w:author="Tim Bänziger" w:date="2009-07-31T14:43:00Z">
              <w:r w:rsidRPr="00D6618B">
                <w:rPr>
                  <w:sz w:val="21"/>
                  <w:szCs w:val="21"/>
                  <w:lang w:val="de-CH"/>
                </w:rPr>
                <w:lastRenderedPageBreak/>
                <w:t>Bei Intellibox</w:t>
              </w:r>
              <w:r w:rsidRPr="00D6618B">
                <w:rPr>
                  <w:szCs w:val="21"/>
                  <w:lang w:val="de-CH"/>
                </w:rPr>
                <w:t xml:space="preserve"> könn</w:t>
              </w:r>
              <w:r w:rsidRPr="00D6618B">
                <w:rPr>
                  <w:sz w:val="21"/>
                  <w:szCs w:val="21"/>
                  <w:lang w:val="de-CH"/>
                </w:rPr>
                <w:t>en folgende Werte eingetragen werden (resp. sind folgende Kombinationen möglich):</w:t>
              </w:r>
            </w:ins>
          </w:p>
          <w:p w14:paraId="64FC53CE" w14:textId="77777777" w:rsidR="00906195" w:rsidRPr="00007D36" w:rsidRDefault="00906195" w:rsidP="00906195">
            <w:pPr>
              <w:numPr>
                <w:ilvl w:val="1"/>
                <w:numId w:val="50"/>
              </w:numPr>
              <w:spacing w:line="260" w:lineRule="atLeast"/>
              <w:ind w:left="1168"/>
              <w:rPr>
                <w:ins w:id="169" w:author="Tim Bänziger" w:date="2009-07-31T14:43:00Z"/>
                <w:sz w:val="21"/>
                <w:szCs w:val="21"/>
              </w:rPr>
            </w:pPr>
            <w:ins w:id="170" w:author="Tim Bänziger" w:date="2009-07-31T14:43:00Z">
              <w:r w:rsidRPr="00007D36">
                <w:rPr>
                  <w:sz w:val="21"/>
                  <w:szCs w:val="21"/>
                </w:rPr>
                <w:t xml:space="preserve">Name (des </w:t>
              </w:r>
              <w:proofErr w:type="spellStart"/>
              <w:r w:rsidRPr="00007D36">
                <w:rPr>
                  <w:sz w:val="21"/>
                  <w:szCs w:val="21"/>
                </w:rPr>
                <w:t>Teilnehmers</w:t>
              </w:r>
              <w:proofErr w:type="spellEnd"/>
              <w:r w:rsidRPr="00007D36">
                <w:rPr>
                  <w:sz w:val="21"/>
                  <w:szCs w:val="21"/>
                </w:rPr>
                <w:t>)</w:t>
              </w:r>
            </w:ins>
          </w:p>
          <w:p w14:paraId="64FC53CF" w14:textId="77777777" w:rsidR="00906195" w:rsidRPr="00007D36" w:rsidRDefault="00906195" w:rsidP="00906195">
            <w:pPr>
              <w:numPr>
                <w:ilvl w:val="1"/>
                <w:numId w:val="50"/>
              </w:numPr>
              <w:spacing w:line="260" w:lineRule="atLeast"/>
              <w:ind w:left="1168"/>
              <w:rPr>
                <w:ins w:id="171" w:author="Tim Bänziger" w:date="2009-07-31T14:43:00Z"/>
                <w:sz w:val="21"/>
                <w:szCs w:val="21"/>
              </w:rPr>
            </w:pPr>
            <w:proofErr w:type="spellStart"/>
            <w:ins w:id="172" w:author="Tim Bänziger" w:date="2009-07-31T14:43:00Z">
              <w:r w:rsidRPr="00007D36">
                <w:rPr>
                  <w:sz w:val="21"/>
                  <w:szCs w:val="21"/>
                </w:rPr>
                <w:t>Vorname</w:t>
              </w:r>
              <w:proofErr w:type="spellEnd"/>
            </w:ins>
          </w:p>
          <w:p w14:paraId="64FC53D0" w14:textId="77777777" w:rsidR="00906195" w:rsidRPr="00007D36" w:rsidRDefault="00906195" w:rsidP="00906195">
            <w:pPr>
              <w:numPr>
                <w:ilvl w:val="1"/>
                <w:numId w:val="50"/>
              </w:numPr>
              <w:spacing w:line="260" w:lineRule="atLeast"/>
              <w:ind w:left="1168"/>
              <w:rPr>
                <w:ins w:id="173" w:author="Tim Bänziger" w:date="2009-07-31T14:43:00Z"/>
                <w:szCs w:val="21"/>
              </w:rPr>
            </w:pPr>
            <w:ins w:id="174" w:author="Tim Bänziger" w:date="2009-07-31T14:43:00Z">
              <w:r w:rsidRPr="00007D36">
                <w:rPr>
                  <w:sz w:val="21"/>
                  <w:szCs w:val="21"/>
                </w:rPr>
                <w:t>Personal-Nr.</w:t>
              </w:r>
            </w:ins>
          </w:p>
          <w:p w14:paraId="64FC53D1" w14:textId="77777777" w:rsidR="00906195" w:rsidRPr="00D6618B" w:rsidRDefault="00906195" w:rsidP="00906195">
            <w:pPr>
              <w:numPr>
                <w:ilvl w:val="0"/>
                <w:numId w:val="49"/>
              </w:numPr>
              <w:spacing w:line="260" w:lineRule="atLeast"/>
              <w:rPr>
                <w:ins w:id="175" w:author="Tim Bänziger" w:date="2009-07-31T14:43:00Z"/>
                <w:sz w:val="21"/>
                <w:szCs w:val="21"/>
                <w:lang w:val="de-CH"/>
              </w:rPr>
            </w:pPr>
            <w:ins w:id="176" w:author="Tim Bänziger" w:date="2009-07-31T14:43:00Z">
              <w:r w:rsidRPr="00D6618B">
                <w:rPr>
                  <w:szCs w:val="21"/>
                  <w:lang w:val="de-CH"/>
                </w:rPr>
                <w:t>Das Outlook-Adressbuch kann nur verwendet werden, wenn die entsprechenden Microsoft Office-Komponenten auf dem jeweiligen Client installiert sind</w:t>
              </w:r>
            </w:ins>
          </w:p>
          <w:p w14:paraId="64FC53D2" w14:textId="77777777" w:rsidR="00906195" w:rsidRPr="00D6618B" w:rsidRDefault="00906195" w:rsidP="00906195">
            <w:pPr>
              <w:ind w:left="720"/>
              <w:rPr>
                <w:ins w:id="177" w:author="Tim Bänziger" w:date="2009-07-31T14:41:00Z"/>
                <w:lang w:val="de-CH"/>
              </w:rPr>
            </w:pPr>
          </w:p>
          <w:p w14:paraId="64FC53D3" w14:textId="77777777" w:rsidR="00906195" w:rsidRDefault="00906195" w:rsidP="00906195">
            <w:pPr>
              <w:spacing w:line="260" w:lineRule="atLeast"/>
              <w:rPr>
                <w:ins w:id="178" w:author="Tim Bänziger" w:date="2009-07-31T14:41:00Z"/>
                <w:lang w:val="de-CH"/>
              </w:rPr>
            </w:pPr>
          </w:p>
          <w:p w14:paraId="64FC53D4" w14:textId="77777777" w:rsidR="00906195" w:rsidRPr="0060414B" w:rsidRDefault="00906195" w:rsidP="00906195">
            <w:pPr>
              <w:spacing w:line="260" w:lineRule="atLeast"/>
              <w:rPr>
                <w:ins w:id="179" w:author="Tim Bänziger" w:date="2009-07-31T14:41:00Z"/>
                <w:b/>
                <w:lang w:val="de-CH"/>
              </w:rPr>
            </w:pPr>
            <w:ins w:id="180" w:author="Tim Bänziger" w:date="2009-07-31T14:41:00Z">
              <w:r w:rsidRPr="0060414B">
                <w:rPr>
                  <w:b/>
                  <w:lang w:val="de-CH"/>
                </w:rPr>
                <w:t>Checkbox „VIP“</w:t>
              </w:r>
            </w:ins>
          </w:p>
          <w:p w14:paraId="64FC53D5" w14:textId="77777777" w:rsidR="00906195" w:rsidRDefault="00906195" w:rsidP="00906195">
            <w:pPr>
              <w:spacing w:line="260" w:lineRule="atLeast"/>
              <w:rPr>
                <w:ins w:id="181" w:author="Tim Bänziger" w:date="2009-07-31T14:41:00Z"/>
                <w:lang w:val="de-CH"/>
              </w:rPr>
            </w:pPr>
            <w:ins w:id="182" w:author="Tim Bänziger" w:date="2009-07-31T14:41:00Z">
              <w:r>
                <w:rPr>
                  <w:lang w:val="de-CH"/>
                </w:rPr>
                <w:t>Zusätzliches Merkmal – Informativ (keine Funktionalität)</w:t>
              </w:r>
            </w:ins>
          </w:p>
          <w:p w14:paraId="64FC53D6" w14:textId="77777777" w:rsidR="00906195" w:rsidRDefault="00906195" w:rsidP="00906195">
            <w:pPr>
              <w:spacing w:line="260" w:lineRule="atLeast"/>
              <w:rPr>
                <w:ins w:id="183" w:author="Tim Bänziger" w:date="2009-07-31T14:41:00Z"/>
                <w:lang w:val="de-CH"/>
              </w:rPr>
            </w:pPr>
          </w:p>
          <w:p w14:paraId="64FC53D7" w14:textId="77777777" w:rsidR="00906195" w:rsidRPr="00B65798" w:rsidRDefault="00906195" w:rsidP="00906195">
            <w:pPr>
              <w:spacing w:line="260" w:lineRule="atLeast"/>
              <w:rPr>
                <w:ins w:id="184" w:author="Tim Bänziger" w:date="2009-07-31T14:41:00Z"/>
                <w:b/>
                <w:lang w:val="de-CH"/>
              </w:rPr>
            </w:pPr>
            <w:ins w:id="185" w:author="Tim Bänziger" w:date="2009-07-31T14:41:00Z">
              <w:r w:rsidRPr="00B65798">
                <w:rPr>
                  <w:b/>
                  <w:lang w:val="de-CH"/>
                </w:rPr>
                <w:t>Dropdown „Status“</w:t>
              </w:r>
            </w:ins>
          </w:p>
          <w:p w14:paraId="64FC53D8" w14:textId="77777777" w:rsidR="00906195" w:rsidRDefault="00906195" w:rsidP="00906195">
            <w:pPr>
              <w:spacing w:line="260" w:lineRule="atLeast"/>
              <w:rPr>
                <w:ins w:id="186" w:author="Tim Bänziger" w:date="2009-07-31T14:41:00Z"/>
                <w:lang w:val="de-CH"/>
              </w:rPr>
            </w:pPr>
            <w:ins w:id="187" w:author="Tim Bänziger" w:date="2009-07-31T14:41:00Z">
              <w:r>
                <w:rPr>
                  <w:lang w:val="de-CH"/>
                </w:rPr>
                <w:t>Folgende Stati sind möglich:</w:t>
              </w:r>
            </w:ins>
          </w:p>
          <w:p w14:paraId="64FC53D9" w14:textId="77777777" w:rsidR="00906195" w:rsidRDefault="00906195" w:rsidP="00906195">
            <w:pPr>
              <w:pStyle w:val="ListParagraph"/>
              <w:numPr>
                <w:ilvl w:val="0"/>
                <w:numId w:val="48"/>
              </w:numPr>
              <w:spacing w:line="260" w:lineRule="atLeast"/>
              <w:rPr>
                <w:ins w:id="188" w:author="Tim Bänziger" w:date="2009-07-31T14:41:00Z"/>
                <w:lang w:val="de-CH"/>
              </w:rPr>
            </w:pPr>
            <w:ins w:id="189" w:author="Tim Bänziger" w:date="2009-07-31T14:41:00Z">
              <w:r>
                <w:rPr>
                  <w:lang w:val="de-CH"/>
                </w:rPr>
                <w:t>Abgesagt</w:t>
              </w:r>
            </w:ins>
          </w:p>
          <w:p w14:paraId="64FC53DA" w14:textId="77777777" w:rsidR="00906195" w:rsidRDefault="00906195" w:rsidP="00906195">
            <w:pPr>
              <w:pStyle w:val="ListParagraph"/>
              <w:numPr>
                <w:ilvl w:val="0"/>
                <w:numId w:val="48"/>
              </w:numPr>
              <w:spacing w:line="260" w:lineRule="atLeast"/>
              <w:rPr>
                <w:ins w:id="190" w:author="Tim Bänziger" w:date="2009-07-31T14:41:00Z"/>
                <w:lang w:val="de-CH"/>
              </w:rPr>
            </w:pPr>
            <w:ins w:id="191" w:author="Tim Bänziger" w:date="2009-07-31T14:41:00Z">
              <w:r>
                <w:rPr>
                  <w:lang w:val="de-CH"/>
                </w:rPr>
                <w:t>Zugesagt</w:t>
              </w:r>
            </w:ins>
          </w:p>
          <w:p w14:paraId="64FC53DB" w14:textId="77777777" w:rsidR="00906195" w:rsidRDefault="00906195" w:rsidP="00906195">
            <w:pPr>
              <w:pStyle w:val="ListParagraph"/>
              <w:numPr>
                <w:ilvl w:val="0"/>
                <w:numId w:val="48"/>
              </w:numPr>
              <w:spacing w:line="260" w:lineRule="atLeast"/>
              <w:rPr>
                <w:ins w:id="192" w:author="Tim Bänziger" w:date="2009-07-31T14:41:00Z"/>
                <w:lang w:val="de-CH"/>
              </w:rPr>
            </w:pPr>
            <w:ins w:id="193" w:author="Tim Bänziger" w:date="2009-07-31T14:41:00Z">
              <w:r>
                <w:rPr>
                  <w:lang w:val="de-CH"/>
                </w:rPr>
                <w:t>Keine Antwort</w:t>
              </w:r>
            </w:ins>
          </w:p>
          <w:p w14:paraId="64FC53DC" w14:textId="77777777" w:rsidR="00906195" w:rsidRPr="00B65798" w:rsidRDefault="00906195" w:rsidP="00906195">
            <w:pPr>
              <w:spacing w:line="260" w:lineRule="atLeast"/>
              <w:rPr>
                <w:ins w:id="194" w:author="Tim Bänziger" w:date="2009-07-31T14:41:00Z"/>
                <w:lang w:val="de-CH"/>
              </w:rPr>
            </w:pPr>
            <w:ins w:id="195" w:author="Tim Bänziger" w:date="2009-07-31T14:41:00Z">
              <w:r>
                <w:rPr>
                  <w:lang w:val="de-CH"/>
                </w:rPr>
                <w:t>Stati müssen mehrsprachig erfasst sein</w:t>
              </w:r>
            </w:ins>
          </w:p>
          <w:p w14:paraId="64FC53DD" w14:textId="77777777" w:rsidR="00906195" w:rsidRDefault="00906195" w:rsidP="00906195">
            <w:pPr>
              <w:spacing w:line="260" w:lineRule="atLeast"/>
              <w:rPr>
                <w:ins w:id="196" w:author="Tim Bänziger" w:date="2009-07-31T14:41:00Z"/>
                <w:lang w:val="de-CH"/>
              </w:rPr>
            </w:pPr>
          </w:p>
          <w:p w14:paraId="64FC53DE" w14:textId="77777777" w:rsidR="00906195" w:rsidRPr="00906195" w:rsidRDefault="00906195">
            <w:pPr>
              <w:tabs>
                <w:tab w:val="left" w:pos="5220"/>
              </w:tabs>
              <w:rPr>
                <w:lang w:val="de-CH"/>
                <w:rPrChange w:id="197" w:author="Tim Bänziger" w:date="2009-07-31T14:39:00Z">
                  <w:rPr>
                    <w:lang w:val="de-DE"/>
                  </w:rPr>
                </w:rPrChange>
              </w:rPr>
              <w:pPrChange w:id="198" w:author="Tim Bänziger" w:date="2009-07-31T14:36:00Z">
                <w:pPr>
                  <w:pStyle w:val="ListParagraph"/>
                  <w:numPr>
                    <w:numId w:val="44"/>
                  </w:numPr>
                  <w:tabs>
                    <w:tab w:val="left" w:pos="5220"/>
                  </w:tabs>
                  <w:ind w:hanging="360"/>
                </w:pPr>
              </w:pPrChange>
            </w:pPr>
          </w:p>
        </w:tc>
      </w:tr>
      <w:tr w:rsidR="00DC0ADE" w:rsidRPr="00A21793" w14:paraId="64FC53EA" w14:textId="77777777" w:rsidTr="00DC0ADE">
        <w:tc>
          <w:tcPr>
            <w:tcW w:w="9606" w:type="dxa"/>
            <w:gridSpan w:val="2"/>
          </w:tcPr>
          <w:p w14:paraId="64FC53E0" w14:textId="77777777" w:rsidR="00981F7D" w:rsidRDefault="00981F7D" w:rsidP="00DC0ADE">
            <w:pPr>
              <w:rPr>
                <w:noProof/>
                <w:lang w:val="de-CH" w:eastAsia="de-CH"/>
              </w:rPr>
            </w:pPr>
            <w:r>
              <w:rPr>
                <w:noProof/>
                <w:lang w:val="de-CH" w:eastAsia="de-CH"/>
              </w:rPr>
              <w:lastRenderedPageBreak/>
              <w:t>Inhalt Tab „Bestuhlung“</w:t>
            </w:r>
          </w:p>
          <w:p w14:paraId="64FC53E1" w14:textId="77777777" w:rsidR="00981F7D" w:rsidRDefault="00981F7D" w:rsidP="00DC0ADE">
            <w:pPr>
              <w:rPr>
                <w:noProof/>
                <w:lang w:val="de-CH" w:eastAsia="de-CH"/>
              </w:rPr>
            </w:pPr>
          </w:p>
          <w:p w14:paraId="64FC53E2" w14:textId="77777777" w:rsidR="00DC0ADE" w:rsidRDefault="00862014" w:rsidP="00DC0ADE">
            <w:pPr>
              <w:rPr>
                <w:lang w:val="de-DE"/>
              </w:rPr>
            </w:pPr>
            <w:r>
              <w:rPr>
                <w:noProof/>
                <w:lang w:val="de-CH" w:eastAsia="de-CH"/>
              </w:rPr>
              <w:drawing>
                <wp:inline distT="0" distB="0" distL="0" distR="0" wp14:anchorId="64FC5433" wp14:editId="64FC5434">
                  <wp:extent cx="5962650" cy="1260475"/>
                  <wp:effectExtent l="19050" t="0" r="0" b="0"/>
                  <wp:docPr id="4" name="Picture 3" descr="Reservation_Bestuhl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_Bestuhlung.jpg"/>
                          <pic:cNvPicPr/>
                        </pic:nvPicPr>
                        <pic:blipFill>
                          <a:blip r:embed="rId15" cstate="print"/>
                          <a:stretch>
                            <a:fillRect/>
                          </a:stretch>
                        </pic:blipFill>
                        <pic:spPr>
                          <a:xfrm>
                            <a:off x="0" y="0"/>
                            <a:ext cx="5962650" cy="1260475"/>
                          </a:xfrm>
                          <a:prstGeom prst="rect">
                            <a:avLst/>
                          </a:prstGeom>
                        </pic:spPr>
                      </pic:pic>
                    </a:graphicData>
                  </a:graphic>
                </wp:inline>
              </w:drawing>
            </w:r>
          </w:p>
          <w:p w14:paraId="64FC53E3" w14:textId="77777777" w:rsidR="00981F7D" w:rsidRDefault="00981F7D" w:rsidP="00DC0ADE">
            <w:pPr>
              <w:rPr>
                <w:lang w:val="de-DE"/>
              </w:rPr>
            </w:pPr>
          </w:p>
          <w:p w14:paraId="64FC53E4" w14:textId="77777777" w:rsidR="00981F7D" w:rsidRDefault="00981F7D" w:rsidP="00DC0ADE">
            <w:pPr>
              <w:rPr>
                <w:ins w:id="199" w:author="Tim Bänziger" w:date="2009-07-31T14:36:00Z"/>
                <w:lang w:val="de-DE"/>
              </w:rPr>
            </w:pPr>
            <w:r>
              <w:rPr>
                <w:lang w:val="de-DE"/>
              </w:rPr>
              <w:t>Tab „Allgemein“ erhält das Feld „Kapazität (Anzahl Personen)“</w:t>
            </w:r>
          </w:p>
          <w:p w14:paraId="64FC53E5" w14:textId="77777777" w:rsidR="00906195" w:rsidRDefault="00906195" w:rsidP="00DC0ADE">
            <w:pPr>
              <w:rPr>
                <w:ins w:id="200" w:author="Tim Bänziger" w:date="2009-07-31T14:36:00Z"/>
                <w:lang w:val="de-DE"/>
              </w:rPr>
            </w:pPr>
          </w:p>
          <w:p w14:paraId="64FC53E6" w14:textId="77777777" w:rsidR="00906195" w:rsidRDefault="00906195" w:rsidP="00DC0ADE">
            <w:pPr>
              <w:rPr>
                <w:ins w:id="201" w:author="Tim Bänziger" w:date="2009-07-31T14:36:00Z"/>
                <w:lang w:val="de-DE"/>
              </w:rPr>
            </w:pPr>
          </w:p>
          <w:p w14:paraId="64FC53E7" w14:textId="77777777" w:rsidR="00906195" w:rsidRPr="00906195" w:rsidRDefault="00906195" w:rsidP="00DC0ADE">
            <w:pPr>
              <w:rPr>
                <w:ins w:id="202" w:author="Tim Bänziger" w:date="2009-07-31T14:36:00Z"/>
                <w:b/>
                <w:lang w:val="de-DE"/>
                <w:rPrChange w:id="203" w:author="Tim Bänziger" w:date="2009-07-31T14:36:00Z">
                  <w:rPr>
                    <w:ins w:id="204" w:author="Tim Bänziger" w:date="2009-07-31T14:36:00Z"/>
                    <w:lang w:val="de-DE"/>
                  </w:rPr>
                </w:rPrChange>
              </w:rPr>
            </w:pPr>
            <w:ins w:id="205" w:author="Tim Bänziger" w:date="2009-07-31T14:36:00Z">
              <w:r w:rsidRPr="00906195">
                <w:rPr>
                  <w:b/>
                  <w:lang w:val="de-DE"/>
                  <w:rPrChange w:id="206" w:author="Tim Bänziger" w:date="2009-07-31T14:36:00Z">
                    <w:rPr>
                      <w:lang w:val="de-DE"/>
                    </w:rPr>
                  </w:rPrChange>
                </w:rPr>
                <w:t>Tab Teilnehmer</w:t>
              </w:r>
            </w:ins>
          </w:p>
          <w:p w14:paraId="64FC53E8" w14:textId="77777777" w:rsidR="00906195" w:rsidRPr="00A21793" w:rsidRDefault="00906195" w:rsidP="00DC0ADE">
            <w:pPr>
              <w:rPr>
                <w:lang w:val="de-DE"/>
              </w:rPr>
            </w:pPr>
            <w:ins w:id="207" w:author="Tim Bänziger" w:date="2009-07-31T14:38:00Z">
              <w:r>
                <w:rPr>
                  <w:noProof/>
                  <w:lang w:val="de-CH" w:eastAsia="de-CH"/>
                </w:rPr>
                <w:lastRenderedPageBreak/>
                <w:drawing>
                  <wp:inline distT="0" distB="0" distL="0" distR="0" wp14:anchorId="64FC5435" wp14:editId="64FC5436">
                    <wp:extent cx="5962650" cy="4785995"/>
                    <wp:effectExtent l="19050" t="0" r="0" b="0"/>
                    <wp:docPr id="7" name="Picture 6" descr="Event_Teilneh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Teilnehmer.jpg"/>
                            <pic:cNvPicPr/>
                          </pic:nvPicPr>
                          <pic:blipFill>
                            <a:blip r:embed="rId16" cstate="print"/>
                            <a:stretch>
                              <a:fillRect/>
                            </a:stretch>
                          </pic:blipFill>
                          <pic:spPr>
                            <a:xfrm>
                              <a:off x="0" y="0"/>
                              <a:ext cx="5962650" cy="4785995"/>
                            </a:xfrm>
                            <a:prstGeom prst="rect">
                              <a:avLst/>
                            </a:prstGeom>
                          </pic:spPr>
                        </pic:pic>
                      </a:graphicData>
                    </a:graphic>
                  </wp:inline>
                </w:drawing>
              </w:r>
            </w:ins>
          </w:p>
          <w:p w14:paraId="64FC53E9" w14:textId="77777777" w:rsidR="00DC0ADE" w:rsidRPr="00A21793" w:rsidRDefault="002528DF" w:rsidP="002528DF">
            <w:pPr>
              <w:rPr>
                <w:lang w:val="de-DE"/>
              </w:rPr>
            </w:pPr>
            <w:r>
              <w:rPr>
                <w:noProof/>
                <w:lang w:val="de-CH" w:eastAsia="de-CH"/>
              </w:rPr>
              <w:lastRenderedPageBreak/>
              <w:drawing>
                <wp:inline distT="0" distB="0" distL="0" distR="0" wp14:anchorId="64FC5437" wp14:editId="64FC5438">
                  <wp:extent cx="5745856" cy="4616878"/>
                  <wp:effectExtent l="19050" t="0" r="7244" b="0"/>
                  <wp:docPr id="3" name="Picture 2" descr="Neu_Reservieren_Detail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_Reservieren_Details_2.jpg"/>
                          <pic:cNvPicPr/>
                        </pic:nvPicPr>
                        <pic:blipFill>
                          <a:blip r:embed="rId17" cstate="print"/>
                          <a:stretch>
                            <a:fillRect/>
                          </a:stretch>
                        </pic:blipFill>
                        <pic:spPr>
                          <a:xfrm>
                            <a:off x="0" y="0"/>
                            <a:ext cx="5747434" cy="4618146"/>
                          </a:xfrm>
                          <a:prstGeom prst="rect">
                            <a:avLst/>
                          </a:prstGeom>
                        </pic:spPr>
                      </pic:pic>
                    </a:graphicData>
                  </a:graphic>
                </wp:inline>
              </w:drawing>
            </w:r>
          </w:p>
        </w:tc>
      </w:tr>
    </w:tbl>
    <w:p w14:paraId="64FC53EB" w14:textId="77777777" w:rsidR="00DC0ADE" w:rsidRDefault="00DC0ADE" w:rsidP="00DC0ADE">
      <w:pPr>
        <w:rPr>
          <w:lang w:val="de-DE"/>
        </w:rPr>
      </w:pPr>
    </w:p>
    <w:p w14:paraId="64FC53EC" w14:textId="77777777" w:rsidR="00DC0ADE" w:rsidRDefault="00DC0ADE" w:rsidP="00DC0ADE">
      <w:pPr>
        <w:rPr>
          <w:lang w:val="de-DE"/>
        </w:rPr>
      </w:pPr>
    </w:p>
    <w:tbl>
      <w:tblPr>
        <w:tblStyle w:val="TableGrid"/>
        <w:tblW w:w="0" w:type="auto"/>
        <w:tblLayout w:type="fixed"/>
        <w:tblLook w:val="04A0" w:firstRow="1" w:lastRow="0" w:firstColumn="1" w:lastColumn="0" w:noHBand="0" w:noVBand="1"/>
      </w:tblPr>
      <w:tblGrid>
        <w:gridCol w:w="4928"/>
        <w:gridCol w:w="4678"/>
      </w:tblGrid>
      <w:tr w:rsidR="00DC0ADE" w:rsidRPr="008B4A32" w14:paraId="64FC53EE" w14:textId="77777777" w:rsidTr="00DC0ADE">
        <w:tc>
          <w:tcPr>
            <w:tcW w:w="9606" w:type="dxa"/>
            <w:gridSpan w:val="2"/>
          </w:tcPr>
          <w:p w14:paraId="64FC53ED" w14:textId="77777777" w:rsidR="00DC0ADE" w:rsidRDefault="00DC0ADE" w:rsidP="005862B3">
            <w:pPr>
              <w:pStyle w:val="Heading2"/>
              <w:rPr>
                <w:lang w:val="de-DE"/>
              </w:rPr>
            </w:pPr>
            <w:r w:rsidRPr="00264081">
              <w:rPr>
                <w:lang w:val="de-DE"/>
              </w:rPr>
              <w:t xml:space="preserve">Schritt </w:t>
            </w:r>
            <w:r w:rsidR="005C3503">
              <w:rPr>
                <w:lang w:val="de-DE"/>
              </w:rPr>
              <w:t>5</w:t>
            </w:r>
            <w:r>
              <w:rPr>
                <w:lang w:val="de-DE"/>
              </w:rPr>
              <w:t xml:space="preserve"> - </w:t>
            </w:r>
            <w:r w:rsidR="00364478" w:rsidRPr="00364478">
              <w:rPr>
                <w:b w:val="0"/>
                <w:sz w:val="20"/>
                <w:lang w:val="de-CH"/>
              </w:rPr>
              <w:t>Summary Page wird angezeigt</w:t>
            </w:r>
          </w:p>
        </w:tc>
      </w:tr>
      <w:tr w:rsidR="00DC0ADE" w:rsidRPr="00264081" w14:paraId="64FC53F1" w14:textId="77777777" w:rsidTr="00DC0ADE">
        <w:tc>
          <w:tcPr>
            <w:tcW w:w="4928" w:type="dxa"/>
          </w:tcPr>
          <w:p w14:paraId="64FC53EF" w14:textId="77777777" w:rsidR="00DC0ADE" w:rsidRPr="00264081" w:rsidRDefault="00DC0ADE" w:rsidP="00DC0ADE">
            <w:pPr>
              <w:rPr>
                <w:b/>
                <w:lang w:val="de-DE"/>
              </w:rPr>
            </w:pPr>
            <w:r>
              <w:rPr>
                <w:b/>
                <w:lang w:val="de-DE"/>
              </w:rPr>
              <w:t>Controls</w:t>
            </w:r>
          </w:p>
        </w:tc>
        <w:tc>
          <w:tcPr>
            <w:tcW w:w="4678" w:type="dxa"/>
          </w:tcPr>
          <w:p w14:paraId="64FC53F0" w14:textId="77777777" w:rsidR="00DC0ADE" w:rsidRPr="00264081" w:rsidRDefault="00DC0ADE" w:rsidP="00DC0ADE">
            <w:pPr>
              <w:rPr>
                <w:b/>
                <w:lang w:val="de-DE"/>
              </w:rPr>
            </w:pPr>
            <w:r>
              <w:rPr>
                <w:b/>
                <w:lang w:val="de-DE"/>
              </w:rPr>
              <w:t>Regeln</w:t>
            </w:r>
          </w:p>
        </w:tc>
      </w:tr>
      <w:tr w:rsidR="00DC0ADE" w:rsidRPr="008B4A32" w14:paraId="64FC5400" w14:textId="77777777" w:rsidTr="00DC0ADE">
        <w:tc>
          <w:tcPr>
            <w:tcW w:w="4928" w:type="dxa"/>
          </w:tcPr>
          <w:p w14:paraId="64FC53F2" w14:textId="77777777" w:rsidR="00FD646E" w:rsidRDefault="00FD646E" w:rsidP="00FD646E">
            <w:pPr>
              <w:rPr>
                <w:lang w:val="de-DE"/>
              </w:rPr>
            </w:pPr>
            <w:r>
              <w:rPr>
                <w:lang w:val="de-DE"/>
              </w:rPr>
              <w:t>Es werden nur ergänzende Angaben zu SUC 201.001 gemacht:</w:t>
            </w:r>
          </w:p>
          <w:p w14:paraId="64FC53F3" w14:textId="77777777" w:rsidR="00FD646E" w:rsidRDefault="00FD646E" w:rsidP="00FD646E">
            <w:pPr>
              <w:rPr>
                <w:lang w:val="de-DE"/>
              </w:rPr>
            </w:pPr>
          </w:p>
          <w:p w14:paraId="64FC53F4" w14:textId="77777777" w:rsidR="00FD646E" w:rsidRPr="00FD646E" w:rsidRDefault="00FD646E" w:rsidP="00FD646E">
            <w:pPr>
              <w:rPr>
                <w:b/>
                <w:lang w:val="de-DE"/>
              </w:rPr>
            </w:pPr>
            <w:r w:rsidRPr="00FD646E">
              <w:rPr>
                <w:b/>
                <w:lang w:val="de-DE"/>
              </w:rPr>
              <w:t>Abschnitt Allgemein</w:t>
            </w:r>
          </w:p>
          <w:p w14:paraId="64FC53F5" w14:textId="77777777" w:rsidR="00FD646E" w:rsidRDefault="00FD646E" w:rsidP="00FD646E">
            <w:pPr>
              <w:pStyle w:val="ListParagraph"/>
              <w:numPr>
                <w:ilvl w:val="0"/>
                <w:numId w:val="44"/>
              </w:numPr>
              <w:rPr>
                <w:lang w:val="de-DE"/>
              </w:rPr>
            </w:pPr>
            <w:r>
              <w:rPr>
                <w:lang w:val="de-DE"/>
              </w:rPr>
              <w:t>Kapazität (Anzahl Personen)</w:t>
            </w:r>
          </w:p>
          <w:p w14:paraId="64FC53F6" w14:textId="77777777" w:rsidR="00FD646E" w:rsidRDefault="00FD646E" w:rsidP="00FD646E">
            <w:pPr>
              <w:rPr>
                <w:lang w:val="de-DE"/>
              </w:rPr>
            </w:pPr>
          </w:p>
          <w:p w14:paraId="64FC53F7" w14:textId="77777777" w:rsidR="00FD646E" w:rsidRPr="00FD646E" w:rsidRDefault="00FD646E" w:rsidP="00FD646E">
            <w:pPr>
              <w:rPr>
                <w:b/>
                <w:lang w:val="de-DE"/>
              </w:rPr>
            </w:pPr>
            <w:r w:rsidRPr="00FD646E">
              <w:rPr>
                <w:b/>
                <w:lang w:val="de-DE"/>
              </w:rPr>
              <w:t>Abschnitt Bestuhlung</w:t>
            </w:r>
          </w:p>
          <w:p w14:paraId="64FC53F8" w14:textId="77777777" w:rsidR="00FD646E" w:rsidRDefault="00FD646E" w:rsidP="00FD646E">
            <w:pPr>
              <w:rPr>
                <w:lang w:val="de-DE"/>
              </w:rPr>
            </w:pPr>
            <w:r>
              <w:rPr>
                <w:lang w:val="de-DE"/>
              </w:rPr>
              <w:t>Nur selektierte Bestuhlung wird angezeigt. Es werden alle Felder angezeigt der Selektionsmaske angezeigt (Schritt 4). Thumbnail ist in dieser Ansicht nicht mehr klickbar</w:t>
            </w:r>
          </w:p>
          <w:p w14:paraId="64FC53F9" w14:textId="77777777" w:rsidR="00FD646E" w:rsidRDefault="00FD646E" w:rsidP="00FD646E">
            <w:pPr>
              <w:rPr>
                <w:lang w:val="de-DE"/>
              </w:rPr>
            </w:pPr>
          </w:p>
          <w:p w14:paraId="64FC53FA" w14:textId="77777777" w:rsidR="00FD646E" w:rsidRPr="00FD646E" w:rsidRDefault="00FD646E" w:rsidP="00FD646E">
            <w:pPr>
              <w:rPr>
                <w:b/>
                <w:lang w:val="de-DE"/>
              </w:rPr>
            </w:pPr>
            <w:r w:rsidRPr="00FD646E">
              <w:rPr>
                <w:b/>
                <w:lang w:val="de-DE"/>
              </w:rPr>
              <w:t>Abschnitt Kosten</w:t>
            </w:r>
          </w:p>
          <w:p w14:paraId="64FC53FB" w14:textId="77777777" w:rsidR="00FD646E" w:rsidRPr="00FD646E" w:rsidRDefault="00FD646E" w:rsidP="00FD646E">
            <w:pPr>
              <w:pStyle w:val="ListParagraph"/>
              <w:numPr>
                <w:ilvl w:val="0"/>
                <w:numId w:val="44"/>
              </w:numPr>
              <w:rPr>
                <w:lang w:val="de-DE"/>
              </w:rPr>
            </w:pPr>
            <w:r>
              <w:rPr>
                <w:lang w:val="de-DE"/>
              </w:rPr>
              <w:t>Umstuhlungskosten aus Panel „Bestuhlung“</w:t>
            </w:r>
          </w:p>
          <w:p w14:paraId="64FC53FC" w14:textId="77777777" w:rsidR="00FD646E" w:rsidRPr="00FD646E" w:rsidRDefault="00FD646E" w:rsidP="00FD646E">
            <w:pPr>
              <w:rPr>
                <w:lang w:val="de-DE"/>
              </w:rPr>
            </w:pPr>
          </w:p>
        </w:tc>
        <w:tc>
          <w:tcPr>
            <w:tcW w:w="4678" w:type="dxa"/>
          </w:tcPr>
          <w:p w14:paraId="64FC53FD" w14:textId="77777777" w:rsidR="00946B80" w:rsidRDefault="00946B80" w:rsidP="009565D3">
            <w:pPr>
              <w:tabs>
                <w:tab w:val="left" w:pos="5220"/>
              </w:tabs>
              <w:rPr>
                <w:lang w:val="de-DE"/>
              </w:rPr>
            </w:pPr>
          </w:p>
          <w:p w14:paraId="64FC53FE" w14:textId="77777777" w:rsidR="00FD646E" w:rsidRDefault="00FD646E" w:rsidP="009565D3">
            <w:pPr>
              <w:tabs>
                <w:tab w:val="left" w:pos="5220"/>
              </w:tabs>
              <w:rPr>
                <w:lang w:val="de-DE"/>
              </w:rPr>
            </w:pPr>
            <w:r>
              <w:rPr>
                <w:lang w:val="de-DE"/>
              </w:rPr>
              <w:t>Regeln müssen von SUC 201.001 übernommen werden.</w:t>
            </w:r>
          </w:p>
          <w:p w14:paraId="32B299D4" w14:textId="77777777" w:rsidR="00FD646E" w:rsidRDefault="00FD646E" w:rsidP="009565D3">
            <w:pPr>
              <w:tabs>
                <w:tab w:val="left" w:pos="5220"/>
              </w:tabs>
              <w:rPr>
                <w:ins w:id="208" w:author="Tim Bänziger" w:date="2010-04-21T11:12:00Z"/>
                <w:lang w:val="de-DE"/>
              </w:rPr>
            </w:pPr>
          </w:p>
          <w:p w14:paraId="08C423AD" w14:textId="77777777" w:rsidR="008B4A32" w:rsidRDefault="008B4A32" w:rsidP="009565D3">
            <w:pPr>
              <w:tabs>
                <w:tab w:val="left" w:pos="5220"/>
              </w:tabs>
              <w:rPr>
                <w:ins w:id="209" w:author="Tim Bänziger" w:date="2010-04-21T11:57:00Z"/>
                <w:lang w:val="de-DE"/>
              </w:rPr>
            </w:pPr>
          </w:p>
          <w:p w14:paraId="0B8E33BC" w14:textId="696374A2" w:rsidR="00C5206B" w:rsidRPr="00C5206B" w:rsidRDefault="00C5206B" w:rsidP="009565D3">
            <w:pPr>
              <w:tabs>
                <w:tab w:val="left" w:pos="5220"/>
              </w:tabs>
              <w:rPr>
                <w:ins w:id="210" w:author="Tim Bänziger" w:date="2010-04-21T11:12:00Z"/>
                <w:b/>
                <w:lang w:val="de-DE"/>
                <w:rPrChange w:id="211" w:author="Tim Bänziger" w:date="2010-04-21T11:58:00Z">
                  <w:rPr>
                    <w:ins w:id="212" w:author="Tim Bänziger" w:date="2010-04-21T11:12:00Z"/>
                    <w:lang w:val="de-DE"/>
                  </w:rPr>
                </w:rPrChange>
              </w:rPr>
            </w:pPr>
            <w:bookmarkStart w:id="213" w:name="_GoBack"/>
            <w:ins w:id="214" w:author="Tim Bänziger" w:date="2010-04-21T11:57:00Z">
              <w:r w:rsidRPr="00C5206B">
                <w:rPr>
                  <w:b/>
                  <w:lang w:val="de-DE"/>
                  <w:rPrChange w:id="215" w:author="Tim Bänziger" w:date="2010-04-21T11:58:00Z">
                    <w:rPr>
                      <w:lang w:val="de-DE"/>
                    </w:rPr>
                  </w:rPrChange>
                </w:rPr>
                <w:t>Regeln nach Abschluss der Reservation für Rücksprung</w:t>
              </w:r>
            </w:ins>
          </w:p>
          <w:bookmarkEnd w:id="213"/>
          <w:p w14:paraId="0859E271" w14:textId="77777777" w:rsidR="00C5206B" w:rsidRDefault="00C5206B" w:rsidP="00C5206B">
            <w:pPr>
              <w:pStyle w:val="ListParagraph"/>
              <w:numPr>
                <w:ilvl w:val="0"/>
                <w:numId w:val="51"/>
              </w:numPr>
              <w:rPr>
                <w:ins w:id="216" w:author="Tim Bänziger" w:date="2010-04-21T11:57:00Z"/>
                <w:rFonts w:cs="Arial"/>
                <w:lang w:val="de-CH"/>
              </w:rPr>
            </w:pPr>
            <w:ins w:id="217" w:author="Tim Bänziger" w:date="2010-04-21T11:57:00Z">
              <w:r>
                <w:rPr>
                  <w:rFonts w:cs="Arial"/>
                  <w:lang w:val="de-CH"/>
                </w:rPr>
                <w:t>Gilt für Detailreservationen mit Ausgangspunkt „Plan“, „Kalender“ und „Reservieren“</w:t>
              </w:r>
            </w:ins>
          </w:p>
          <w:p w14:paraId="7ADDB19B" w14:textId="77777777" w:rsidR="00C5206B" w:rsidRPr="00C5206B" w:rsidRDefault="00C5206B" w:rsidP="00C5206B">
            <w:pPr>
              <w:pStyle w:val="ListParagraph"/>
              <w:numPr>
                <w:ilvl w:val="0"/>
                <w:numId w:val="51"/>
              </w:numPr>
              <w:rPr>
                <w:ins w:id="218" w:author="Tim Bänziger" w:date="2010-04-21T11:57:00Z"/>
                <w:lang w:val="de-DE"/>
                <w:rPrChange w:id="219" w:author="Tim Bänziger" w:date="2010-04-21T11:57:00Z">
                  <w:rPr>
                    <w:ins w:id="220" w:author="Tim Bänziger" w:date="2010-04-21T11:57:00Z"/>
                    <w:rFonts w:cs="Arial"/>
                    <w:lang w:val="de-CH"/>
                  </w:rPr>
                </w:rPrChange>
              </w:rPr>
              <w:pPrChange w:id="221" w:author="Tim Bänziger" w:date="2010-04-21T11:57:00Z">
                <w:pPr>
                  <w:tabs>
                    <w:tab w:val="left" w:pos="5220"/>
                  </w:tabs>
                </w:pPr>
              </w:pPrChange>
            </w:pPr>
            <w:ins w:id="222" w:author="Tim Bänziger" w:date="2010-04-21T11:57:00Z">
              <w:r>
                <w:rPr>
                  <w:rFonts w:cs="Arial"/>
                  <w:lang w:val="de-CH"/>
                </w:rPr>
                <w:t>Option „aktuelles Datum“ erfolgt der Rücksprung immer auf aktuelle Datum/Zeit (Checkbox bei Datum/Zeit ist nicht selektiert – Plan/Reservieren)</w:t>
              </w:r>
            </w:ins>
          </w:p>
          <w:p w14:paraId="64FC53FF" w14:textId="25F38DA8" w:rsidR="008B4A32" w:rsidRPr="009565D3" w:rsidRDefault="00C5206B" w:rsidP="00C5206B">
            <w:pPr>
              <w:pStyle w:val="ListParagraph"/>
              <w:numPr>
                <w:ilvl w:val="0"/>
                <w:numId w:val="51"/>
              </w:numPr>
              <w:rPr>
                <w:lang w:val="de-DE"/>
              </w:rPr>
              <w:pPrChange w:id="223" w:author="Tim Bänziger" w:date="2010-04-21T11:57:00Z">
                <w:pPr>
                  <w:tabs>
                    <w:tab w:val="left" w:pos="5220"/>
                  </w:tabs>
                </w:pPr>
              </w:pPrChange>
            </w:pPr>
            <w:ins w:id="224" w:author="Tim Bänziger" w:date="2010-04-21T11:57:00Z">
              <w:r>
                <w:rPr>
                  <w:rFonts w:cs="Arial"/>
                  <w:lang w:val="de-CH"/>
                </w:rPr>
                <w:t>Option „gewähltes Datum“ erfolgt der Rücksprung immer gemäss dem Datum, welches der Benutzer am Ausgangspunkt eingestellt hatte. Dabei ist die Checkbox des Kalenderkontrols selektiert und die Einstellungen gemäss Ausgangspunkt</w:t>
              </w:r>
            </w:ins>
          </w:p>
        </w:tc>
      </w:tr>
      <w:tr w:rsidR="00DC0ADE" w14:paraId="64FC5403" w14:textId="77777777" w:rsidTr="00DC0ADE">
        <w:tc>
          <w:tcPr>
            <w:tcW w:w="9606" w:type="dxa"/>
            <w:gridSpan w:val="2"/>
          </w:tcPr>
          <w:p w14:paraId="64FC5401" w14:textId="0F0F5E1E" w:rsidR="00DC0ADE" w:rsidRDefault="00FD646E" w:rsidP="00DC0ADE">
            <w:pPr>
              <w:rPr>
                <w:ins w:id="225" w:author="Tim Bänziger" w:date="2010-04-21T11:12:00Z"/>
                <w:lang w:val="de-DE"/>
              </w:rPr>
            </w:pPr>
            <w:del w:id="226" w:author="Tim Bänziger" w:date="2010-04-21T11:12:00Z">
              <w:r w:rsidDel="008B4A32">
                <w:rPr>
                  <w:lang w:val="de-DE"/>
                </w:rPr>
                <w:delText>Abschnitt Bestuhlung</w:delText>
              </w:r>
            </w:del>
            <w:ins w:id="227" w:author="Tim Bänziger" w:date="2010-04-21T11:12:00Z">
              <w:r w:rsidR="008B4A32">
                <w:rPr>
                  <w:lang w:val="de-DE"/>
                </w:rPr>
                <w:t>Summary Einzelreservation</w:t>
              </w:r>
            </w:ins>
          </w:p>
          <w:p w14:paraId="2C5BF734" w14:textId="65295AAB" w:rsidR="008B4A32" w:rsidRDefault="008B4A32" w:rsidP="00DC0ADE">
            <w:pPr>
              <w:rPr>
                <w:ins w:id="228" w:author="Tim Bänziger" w:date="2010-04-21T11:12:00Z"/>
                <w:lang w:val="de-DE"/>
              </w:rPr>
            </w:pPr>
            <w:ins w:id="229" w:author="Tim Bänziger" w:date="2010-04-21T11:14:00Z">
              <w:r>
                <w:rPr>
                  <w:noProof/>
                  <w:lang w:val="de-CH" w:eastAsia="de-CH"/>
                </w:rPr>
                <w:drawing>
                  <wp:inline distT="0" distB="0" distL="0" distR="0" wp14:anchorId="7E8841D6" wp14:editId="4C52A847">
                    <wp:extent cx="5972810" cy="54654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5465445"/>
                            </a:xfrm>
                            <a:prstGeom prst="rect">
                              <a:avLst/>
                            </a:prstGeom>
                          </pic:spPr>
                        </pic:pic>
                      </a:graphicData>
                    </a:graphic>
                  </wp:inline>
                </w:drawing>
              </w:r>
            </w:ins>
          </w:p>
          <w:p w14:paraId="04CCB7E5" w14:textId="77777777" w:rsidR="008B4A32" w:rsidRDefault="008B4A32" w:rsidP="00DC0ADE">
            <w:pPr>
              <w:rPr>
                <w:ins w:id="230" w:author="Tim Bänziger" w:date="2010-04-21T11:12:00Z"/>
                <w:lang w:val="de-DE"/>
              </w:rPr>
            </w:pPr>
          </w:p>
          <w:p w14:paraId="3CB77567" w14:textId="77777777" w:rsidR="008B4A32" w:rsidRDefault="008B4A32" w:rsidP="00DC0ADE">
            <w:pPr>
              <w:rPr>
                <w:ins w:id="231" w:author="Tim Bänziger" w:date="2010-04-21T11:12:00Z"/>
                <w:lang w:val="de-DE"/>
              </w:rPr>
            </w:pPr>
            <w:ins w:id="232" w:author="Tim Bänziger" w:date="2010-04-21T11:12:00Z">
              <w:r>
                <w:rPr>
                  <w:lang w:val="de-DE"/>
                </w:rPr>
                <w:t>Einstellungen im Profil des Rücksprungs</w:t>
              </w:r>
            </w:ins>
          </w:p>
          <w:p w14:paraId="651FC682" w14:textId="37FBC29D" w:rsidR="008B4A32" w:rsidRDefault="008B4A32" w:rsidP="00DC0ADE">
            <w:pPr>
              <w:rPr>
                <w:lang w:val="de-DE"/>
              </w:rPr>
            </w:pPr>
            <w:ins w:id="233" w:author="Tim Bänziger" w:date="2010-04-21T11:15:00Z">
              <w:r>
                <w:rPr>
                  <w:noProof/>
                  <w:lang w:val="de-CH" w:eastAsia="de-CH"/>
                </w:rPr>
                <w:drawing>
                  <wp:inline distT="0" distB="0" distL="0" distR="0" wp14:anchorId="5065D448" wp14:editId="4344F70C">
                    <wp:extent cx="3554882" cy="2558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ücksprung Kalender.jpg"/>
                            <pic:cNvPicPr/>
                          </pic:nvPicPr>
                          <pic:blipFill>
                            <a:blip r:embed="rId19">
                              <a:extLst>
                                <a:ext uri="{28A0092B-C50C-407E-A947-70E740481C1C}">
                                  <a14:useLocalDpi xmlns:a14="http://schemas.microsoft.com/office/drawing/2010/main" val="0"/>
                                </a:ext>
                              </a:extLst>
                            </a:blip>
                            <a:stretch>
                              <a:fillRect/>
                            </a:stretch>
                          </pic:blipFill>
                          <pic:spPr>
                            <a:xfrm>
                              <a:off x="0" y="0"/>
                              <a:ext cx="3554534" cy="2557825"/>
                            </a:xfrm>
                            <a:prstGeom prst="rect">
                              <a:avLst/>
                            </a:prstGeom>
                          </pic:spPr>
                        </pic:pic>
                      </a:graphicData>
                    </a:graphic>
                  </wp:inline>
                </w:drawing>
              </w:r>
            </w:ins>
          </w:p>
          <w:p w14:paraId="64FC5402" w14:textId="7C2D6DB0" w:rsidR="00FD646E" w:rsidRDefault="00FD646E" w:rsidP="00DC0ADE">
            <w:pPr>
              <w:rPr>
                <w:lang w:val="de-DE"/>
              </w:rPr>
            </w:pPr>
            <w:del w:id="234" w:author="Tim Bänziger" w:date="2010-04-21T11:12:00Z">
              <w:r w:rsidDel="008B4A32">
                <w:rPr>
                  <w:noProof/>
                  <w:lang w:val="de-CH" w:eastAsia="de-CH"/>
                </w:rPr>
                <w:drawing>
                  <wp:inline distT="0" distB="0" distL="0" distR="0" wp14:anchorId="64FC5439" wp14:editId="75D6020E">
                    <wp:extent cx="5957570" cy="532765"/>
                    <wp:effectExtent l="1905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57570" cy="532765"/>
                            </a:xfrm>
                            <a:prstGeom prst="rect">
                              <a:avLst/>
                            </a:prstGeom>
                            <a:noFill/>
                            <a:ln w="9525">
                              <a:noFill/>
                              <a:miter lim="800000"/>
                              <a:headEnd/>
                              <a:tailEnd/>
                            </a:ln>
                          </pic:spPr>
                        </pic:pic>
                      </a:graphicData>
                    </a:graphic>
                  </wp:inline>
                </w:drawing>
              </w:r>
            </w:del>
          </w:p>
        </w:tc>
      </w:tr>
    </w:tbl>
    <w:p w14:paraId="64FC5404" w14:textId="77777777" w:rsidR="001F4734" w:rsidRDefault="001F4734" w:rsidP="001F4734">
      <w:pPr>
        <w:rPr>
          <w:sz w:val="28"/>
          <w:u w:val="single"/>
          <w:lang w:val="de-CH"/>
        </w:rPr>
      </w:pPr>
      <w:r>
        <w:rPr>
          <w:lang w:val="de-CH"/>
        </w:rPr>
        <w:br w:type="page"/>
      </w:r>
    </w:p>
    <w:p w14:paraId="64FC5405" w14:textId="77777777" w:rsidR="00DC0ADE" w:rsidRDefault="00DC0ADE" w:rsidP="00DC0ADE">
      <w:pPr>
        <w:pStyle w:val="Heading1"/>
        <w:rPr>
          <w:lang w:val="de-CH"/>
        </w:rPr>
      </w:pPr>
    </w:p>
    <w:p w14:paraId="64FC5406" w14:textId="77777777" w:rsidR="00BA575F" w:rsidRDefault="00BA575F" w:rsidP="00BA575F">
      <w:pPr>
        <w:pStyle w:val="Heading1"/>
        <w:rPr>
          <w:lang w:val="de-CH"/>
        </w:rPr>
      </w:pPr>
      <w:r>
        <w:rPr>
          <w:lang w:val="de-CH"/>
        </w:rPr>
        <w:t>Anhang:</w:t>
      </w:r>
    </w:p>
    <w:p w14:paraId="64FC5407" w14:textId="77777777" w:rsidR="00BA575F" w:rsidRDefault="00BA575F" w:rsidP="00DC0ADE">
      <w:pPr>
        <w:tabs>
          <w:tab w:val="left" w:pos="567"/>
        </w:tabs>
        <w:jc w:val="both"/>
        <w:rPr>
          <w:lang w:val="de-CH"/>
        </w:rPr>
      </w:pPr>
    </w:p>
    <w:p w14:paraId="64FC5408" w14:textId="77777777" w:rsidR="00DC0ADE" w:rsidRDefault="00DC0ADE" w:rsidP="00DC0ADE">
      <w:pPr>
        <w:tabs>
          <w:tab w:val="left" w:pos="567"/>
        </w:tabs>
        <w:jc w:val="both"/>
        <w:rPr>
          <w:lang w:val="de-CH"/>
        </w:rPr>
      </w:pPr>
    </w:p>
    <w:p w14:paraId="64FC5409" w14:textId="77777777" w:rsidR="00DC0ADE" w:rsidRPr="00E1107A" w:rsidRDefault="00DC0ADE" w:rsidP="00DC0ADE">
      <w:pPr>
        <w:tabs>
          <w:tab w:val="left" w:pos="567"/>
        </w:tabs>
        <w:jc w:val="both"/>
        <w:rPr>
          <w:b/>
          <w:lang w:val="de-CH"/>
        </w:rPr>
      </w:pPr>
      <w:r w:rsidRPr="00E1107A">
        <w:rPr>
          <w:b/>
          <w:lang w:val="de-CH"/>
        </w:rPr>
        <w:t>Änderungsverlauf</w:t>
      </w:r>
    </w:p>
    <w:p w14:paraId="64FC540A" w14:textId="77777777" w:rsidR="00DC0ADE" w:rsidRPr="000B2AF1" w:rsidRDefault="00DC0ADE" w:rsidP="00DC0ADE">
      <w:pPr>
        <w:rPr>
          <w:b/>
        </w:rPr>
      </w:pPr>
    </w:p>
    <w:tbl>
      <w:tblPr>
        <w:tblW w:w="9356" w:type="dxa"/>
        <w:tblInd w:w="108" w:type="dxa"/>
        <w:tblLayout w:type="fixed"/>
        <w:tblLook w:val="01E0" w:firstRow="1" w:lastRow="1" w:firstColumn="1" w:lastColumn="1" w:noHBand="0" w:noVBand="0"/>
      </w:tblPr>
      <w:tblGrid>
        <w:gridCol w:w="898"/>
        <w:gridCol w:w="1620"/>
        <w:gridCol w:w="2018"/>
        <w:gridCol w:w="4820"/>
      </w:tblGrid>
      <w:tr w:rsidR="00DC0ADE" w:rsidRPr="000B2AF1" w14:paraId="64FC540F" w14:textId="77777777" w:rsidTr="00DC0ADE">
        <w:tc>
          <w:tcPr>
            <w:tcW w:w="898" w:type="dxa"/>
          </w:tcPr>
          <w:p w14:paraId="64FC540B" w14:textId="77777777" w:rsidR="00DC0ADE" w:rsidRPr="000B2AF1" w:rsidRDefault="00DC0ADE" w:rsidP="00DC0ADE">
            <w:pPr>
              <w:pStyle w:val="Titelklein"/>
              <w:rPr>
                <w:rFonts w:cs="Arial"/>
              </w:rPr>
            </w:pPr>
            <w:r w:rsidRPr="000B2AF1">
              <w:rPr>
                <w:rFonts w:cs="Arial"/>
              </w:rPr>
              <w:t>Version</w:t>
            </w:r>
          </w:p>
        </w:tc>
        <w:tc>
          <w:tcPr>
            <w:tcW w:w="1620" w:type="dxa"/>
          </w:tcPr>
          <w:p w14:paraId="64FC540C" w14:textId="77777777" w:rsidR="00DC0ADE" w:rsidRPr="000B2AF1" w:rsidRDefault="00DC0ADE" w:rsidP="00DC0ADE">
            <w:pPr>
              <w:pStyle w:val="Titelklein"/>
              <w:rPr>
                <w:rFonts w:cs="Arial"/>
                <w:lang w:eastAsia="en-US"/>
              </w:rPr>
            </w:pPr>
            <w:r w:rsidRPr="000B2AF1">
              <w:rPr>
                <w:rFonts w:cs="Arial"/>
                <w:lang w:eastAsia="en-US"/>
              </w:rPr>
              <w:t>Datum</w:t>
            </w:r>
          </w:p>
        </w:tc>
        <w:tc>
          <w:tcPr>
            <w:tcW w:w="2018" w:type="dxa"/>
          </w:tcPr>
          <w:p w14:paraId="64FC540D" w14:textId="77777777" w:rsidR="00DC0ADE" w:rsidRPr="000B2AF1" w:rsidRDefault="00DC0ADE" w:rsidP="00DC0ADE">
            <w:pPr>
              <w:pStyle w:val="Titelklein"/>
              <w:rPr>
                <w:rFonts w:cs="Arial"/>
                <w:lang w:eastAsia="en-US"/>
              </w:rPr>
            </w:pPr>
            <w:r w:rsidRPr="000B2AF1">
              <w:rPr>
                <w:rFonts w:cs="Arial"/>
                <w:lang w:eastAsia="en-US"/>
              </w:rPr>
              <w:t>Ausführende Stelle</w:t>
            </w:r>
          </w:p>
        </w:tc>
        <w:tc>
          <w:tcPr>
            <w:tcW w:w="4820" w:type="dxa"/>
          </w:tcPr>
          <w:p w14:paraId="64FC540E" w14:textId="77777777" w:rsidR="00DC0ADE" w:rsidRPr="000B2AF1" w:rsidRDefault="00DC0ADE" w:rsidP="00DC0ADE">
            <w:pPr>
              <w:pStyle w:val="Titelklein"/>
              <w:rPr>
                <w:rFonts w:cs="Arial"/>
                <w:lang w:eastAsia="en-US"/>
              </w:rPr>
            </w:pPr>
            <w:r w:rsidRPr="000B2AF1">
              <w:rPr>
                <w:rFonts w:cs="Arial"/>
                <w:lang w:eastAsia="en-US"/>
              </w:rPr>
              <w:t>Bemerkungen</w:t>
            </w:r>
          </w:p>
        </w:tc>
      </w:tr>
      <w:tr w:rsidR="00DC0ADE" w:rsidRPr="00FD646E" w14:paraId="64FC5414" w14:textId="77777777" w:rsidTr="00DC0ADE">
        <w:tc>
          <w:tcPr>
            <w:tcW w:w="898" w:type="dxa"/>
          </w:tcPr>
          <w:p w14:paraId="64FC5410" w14:textId="77777777" w:rsidR="00DC0ADE" w:rsidRPr="00FD646E" w:rsidRDefault="00DC0ADE" w:rsidP="00DC0ADE">
            <w:pPr>
              <w:rPr>
                <w:sz w:val="18"/>
              </w:rPr>
            </w:pPr>
            <w:r w:rsidRPr="00FD646E">
              <w:rPr>
                <w:sz w:val="18"/>
              </w:rPr>
              <w:t>1.0</w:t>
            </w:r>
          </w:p>
        </w:tc>
        <w:tc>
          <w:tcPr>
            <w:tcW w:w="1620" w:type="dxa"/>
          </w:tcPr>
          <w:p w14:paraId="64FC5411" w14:textId="77777777" w:rsidR="00DC0ADE" w:rsidRPr="00FD646E" w:rsidRDefault="00FD646E" w:rsidP="00FD646E">
            <w:pPr>
              <w:rPr>
                <w:sz w:val="18"/>
              </w:rPr>
            </w:pPr>
            <w:r>
              <w:rPr>
                <w:sz w:val="18"/>
              </w:rPr>
              <w:t>19</w:t>
            </w:r>
            <w:r w:rsidR="00DF788D" w:rsidRPr="00FD646E">
              <w:rPr>
                <w:sz w:val="18"/>
              </w:rPr>
              <w:t>.</w:t>
            </w:r>
            <w:r>
              <w:rPr>
                <w:sz w:val="18"/>
              </w:rPr>
              <w:t>03</w:t>
            </w:r>
            <w:r w:rsidR="00DC0ADE" w:rsidRPr="00FD646E">
              <w:rPr>
                <w:sz w:val="18"/>
              </w:rPr>
              <w:t>.2009</w:t>
            </w:r>
          </w:p>
        </w:tc>
        <w:tc>
          <w:tcPr>
            <w:tcW w:w="2018" w:type="dxa"/>
          </w:tcPr>
          <w:p w14:paraId="64FC5412" w14:textId="77777777" w:rsidR="00DC0ADE" w:rsidRPr="00FD646E" w:rsidRDefault="00DC0ADE" w:rsidP="00DC0ADE">
            <w:pPr>
              <w:rPr>
                <w:sz w:val="18"/>
              </w:rPr>
            </w:pPr>
            <w:r w:rsidRPr="00FD646E">
              <w:rPr>
                <w:sz w:val="18"/>
              </w:rPr>
              <w:t>Tim Bänziger</w:t>
            </w:r>
          </w:p>
        </w:tc>
        <w:tc>
          <w:tcPr>
            <w:tcW w:w="4820" w:type="dxa"/>
          </w:tcPr>
          <w:p w14:paraId="64FC5413" w14:textId="77777777" w:rsidR="00DC0ADE" w:rsidRPr="00FD646E" w:rsidRDefault="00DC0ADE" w:rsidP="00DC0ADE">
            <w:pPr>
              <w:rPr>
                <w:sz w:val="18"/>
              </w:rPr>
            </w:pPr>
          </w:p>
        </w:tc>
      </w:tr>
      <w:tr w:rsidR="00DC0ADE" w:rsidRPr="008B4A32" w14:paraId="64FC5419" w14:textId="77777777" w:rsidTr="00DC0ADE">
        <w:tc>
          <w:tcPr>
            <w:tcW w:w="898" w:type="dxa"/>
          </w:tcPr>
          <w:p w14:paraId="64FC5415" w14:textId="77777777" w:rsidR="00DC0ADE" w:rsidRPr="0005559C" w:rsidRDefault="001C64A8" w:rsidP="00DC0ADE">
            <w:pPr>
              <w:rPr>
                <w:sz w:val="18"/>
              </w:rPr>
            </w:pPr>
            <w:ins w:id="235" w:author="Tim Bänziger" w:date="2009-04-07T12:17:00Z">
              <w:r>
                <w:rPr>
                  <w:sz w:val="18"/>
                </w:rPr>
                <w:t>1.1</w:t>
              </w:r>
            </w:ins>
          </w:p>
        </w:tc>
        <w:tc>
          <w:tcPr>
            <w:tcW w:w="1620" w:type="dxa"/>
          </w:tcPr>
          <w:p w14:paraId="64FC5416" w14:textId="77777777" w:rsidR="00DC0ADE" w:rsidRPr="0005559C" w:rsidRDefault="001C64A8" w:rsidP="00DC0ADE">
            <w:pPr>
              <w:rPr>
                <w:sz w:val="18"/>
              </w:rPr>
            </w:pPr>
            <w:ins w:id="236" w:author="Tim Bänziger" w:date="2009-04-07T12:18:00Z">
              <w:r>
                <w:rPr>
                  <w:sz w:val="18"/>
                </w:rPr>
                <w:t>07.04.2009</w:t>
              </w:r>
            </w:ins>
          </w:p>
        </w:tc>
        <w:tc>
          <w:tcPr>
            <w:tcW w:w="2018" w:type="dxa"/>
          </w:tcPr>
          <w:p w14:paraId="64FC5417" w14:textId="77777777" w:rsidR="00DC0ADE" w:rsidRPr="0005559C" w:rsidRDefault="001C64A8" w:rsidP="00DC0ADE">
            <w:pPr>
              <w:rPr>
                <w:sz w:val="18"/>
              </w:rPr>
            </w:pPr>
            <w:ins w:id="237" w:author="Tim Bänziger" w:date="2009-04-07T12:18:00Z">
              <w:r>
                <w:rPr>
                  <w:sz w:val="18"/>
                </w:rPr>
                <w:t>Tim Bänziger</w:t>
              </w:r>
            </w:ins>
          </w:p>
        </w:tc>
        <w:tc>
          <w:tcPr>
            <w:tcW w:w="4820" w:type="dxa"/>
          </w:tcPr>
          <w:p w14:paraId="64FC5418" w14:textId="77777777" w:rsidR="00DC0ADE" w:rsidRPr="00906195" w:rsidRDefault="001C64A8" w:rsidP="00DC0ADE">
            <w:pPr>
              <w:rPr>
                <w:sz w:val="18"/>
                <w:lang w:val="de-CH"/>
                <w:rPrChange w:id="238" w:author="Tim Bänziger" w:date="2009-07-31T14:35:00Z">
                  <w:rPr>
                    <w:sz w:val="18"/>
                  </w:rPr>
                </w:rPrChange>
              </w:rPr>
            </w:pPr>
            <w:ins w:id="239" w:author="Tim Bänziger" w:date="2009-04-07T12:18:00Z">
              <w:r w:rsidRPr="00906195">
                <w:rPr>
                  <w:sz w:val="18"/>
                  <w:lang w:val="de-CH"/>
                  <w:rPrChange w:id="240" w:author="Tim Bänziger" w:date="2009-07-31T14:35:00Z">
                    <w:rPr>
                      <w:sz w:val="18"/>
                    </w:rPr>
                  </w:rPrChange>
                </w:rPr>
                <w:t>Änderungen nach Interview mit Sandro Rudin</w:t>
              </w:r>
            </w:ins>
          </w:p>
        </w:tc>
      </w:tr>
      <w:tr w:rsidR="00DC0ADE" w:rsidRPr="0005559C" w14:paraId="64FC541E" w14:textId="77777777" w:rsidTr="00DC0ADE">
        <w:tc>
          <w:tcPr>
            <w:tcW w:w="898" w:type="dxa"/>
          </w:tcPr>
          <w:p w14:paraId="64FC541A" w14:textId="77777777" w:rsidR="00DC0ADE" w:rsidRPr="0005559C" w:rsidRDefault="009A731A" w:rsidP="00DC0ADE">
            <w:pPr>
              <w:rPr>
                <w:sz w:val="18"/>
              </w:rPr>
            </w:pPr>
            <w:ins w:id="241" w:author="Tim Bänziger" w:date="2009-05-08T09:12:00Z">
              <w:r>
                <w:rPr>
                  <w:sz w:val="18"/>
                </w:rPr>
                <w:t>1.2</w:t>
              </w:r>
            </w:ins>
          </w:p>
        </w:tc>
        <w:tc>
          <w:tcPr>
            <w:tcW w:w="1620" w:type="dxa"/>
          </w:tcPr>
          <w:p w14:paraId="64FC541B" w14:textId="77777777" w:rsidR="00DC0ADE" w:rsidRPr="0005559C" w:rsidRDefault="009A731A" w:rsidP="00DC0ADE">
            <w:pPr>
              <w:rPr>
                <w:sz w:val="18"/>
              </w:rPr>
            </w:pPr>
            <w:ins w:id="242" w:author="Tim Bänziger" w:date="2009-05-08T09:12:00Z">
              <w:r>
                <w:rPr>
                  <w:sz w:val="18"/>
                </w:rPr>
                <w:t>08.05.2009</w:t>
              </w:r>
            </w:ins>
          </w:p>
        </w:tc>
        <w:tc>
          <w:tcPr>
            <w:tcW w:w="2018" w:type="dxa"/>
          </w:tcPr>
          <w:p w14:paraId="64FC541C" w14:textId="77777777" w:rsidR="00DC0ADE" w:rsidRPr="0005559C" w:rsidRDefault="009A731A" w:rsidP="00DC0ADE">
            <w:pPr>
              <w:rPr>
                <w:sz w:val="18"/>
              </w:rPr>
            </w:pPr>
            <w:ins w:id="243" w:author="Tim Bänziger" w:date="2009-05-08T09:12:00Z">
              <w:r>
                <w:rPr>
                  <w:sz w:val="18"/>
                </w:rPr>
                <w:t>Tim Bänziger</w:t>
              </w:r>
            </w:ins>
          </w:p>
        </w:tc>
        <w:tc>
          <w:tcPr>
            <w:tcW w:w="4820" w:type="dxa"/>
          </w:tcPr>
          <w:p w14:paraId="64FC541D" w14:textId="77777777" w:rsidR="00DC0ADE" w:rsidRPr="0005559C" w:rsidRDefault="009A731A" w:rsidP="00DC0ADE">
            <w:pPr>
              <w:rPr>
                <w:sz w:val="18"/>
              </w:rPr>
            </w:pPr>
            <w:proofErr w:type="spellStart"/>
            <w:ins w:id="244" w:author="Tim Bänziger" w:date="2009-05-08T09:12:00Z">
              <w:r>
                <w:rPr>
                  <w:sz w:val="18"/>
                </w:rPr>
                <w:t>Anpassungen</w:t>
              </w:r>
              <w:proofErr w:type="spellEnd"/>
              <w:r>
                <w:rPr>
                  <w:sz w:val="18"/>
                </w:rPr>
                <w:t xml:space="preserve"> </w:t>
              </w:r>
              <w:proofErr w:type="spellStart"/>
              <w:r>
                <w:rPr>
                  <w:sz w:val="18"/>
                </w:rPr>
                <w:t>aus</w:t>
              </w:r>
              <w:proofErr w:type="spellEnd"/>
              <w:r>
                <w:rPr>
                  <w:sz w:val="18"/>
                </w:rPr>
                <w:t xml:space="preserve"> UC 107.001 - </w:t>
              </w:r>
              <w:proofErr w:type="spellStart"/>
              <w:r>
                <w:rPr>
                  <w:sz w:val="18"/>
                </w:rPr>
                <w:t>Notifikationen</w:t>
              </w:r>
            </w:ins>
            <w:proofErr w:type="spellEnd"/>
          </w:p>
        </w:tc>
      </w:tr>
      <w:tr w:rsidR="00DC0ADE" w:rsidRPr="0005559C" w14:paraId="64FC5423" w14:textId="77777777" w:rsidTr="00DC0ADE">
        <w:tc>
          <w:tcPr>
            <w:tcW w:w="898" w:type="dxa"/>
          </w:tcPr>
          <w:p w14:paraId="64FC541F" w14:textId="77777777" w:rsidR="00DC0ADE" w:rsidRPr="0005559C" w:rsidRDefault="00493DF4" w:rsidP="00DC0ADE">
            <w:pPr>
              <w:rPr>
                <w:sz w:val="18"/>
              </w:rPr>
            </w:pPr>
            <w:ins w:id="245" w:author="Tim Bänziger" w:date="2009-07-31T14:50:00Z">
              <w:r>
                <w:rPr>
                  <w:sz w:val="18"/>
                </w:rPr>
                <w:t>1.3</w:t>
              </w:r>
            </w:ins>
          </w:p>
        </w:tc>
        <w:tc>
          <w:tcPr>
            <w:tcW w:w="1620" w:type="dxa"/>
          </w:tcPr>
          <w:p w14:paraId="64FC5420" w14:textId="77777777" w:rsidR="00DC0ADE" w:rsidRPr="0005559C" w:rsidRDefault="00493DF4" w:rsidP="00DC0ADE">
            <w:pPr>
              <w:rPr>
                <w:sz w:val="18"/>
              </w:rPr>
            </w:pPr>
            <w:ins w:id="246" w:author="Tim Bänziger" w:date="2009-07-31T14:50:00Z">
              <w:r>
                <w:rPr>
                  <w:sz w:val="18"/>
                </w:rPr>
                <w:t>31.07.2009</w:t>
              </w:r>
            </w:ins>
          </w:p>
        </w:tc>
        <w:tc>
          <w:tcPr>
            <w:tcW w:w="2018" w:type="dxa"/>
          </w:tcPr>
          <w:p w14:paraId="64FC5421" w14:textId="77777777" w:rsidR="00DC0ADE" w:rsidRPr="0005559C" w:rsidRDefault="00493DF4" w:rsidP="00DC0ADE">
            <w:pPr>
              <w:rPr>
                <w:sz w:val="18"/>
              </w:rPr>
            </w:pPr>
            <w:ins w:id="247" w:author="Tim Bänziger" w:date="2009-07-31T14:50:00Z">
              <w:r>
                <w:rPr>
                  <w:sz w:val="18"/>
                </w:rPr>
                <w:t>Tim Bänziger</w:t>
              </w:r>
            </w:ins>
          </w:p>
        </w:tc>
        <w:tc>
          <w:tcPr>
            <w:tcW w:w="4820" w:type="dxa"/>
          </w:tcPr>
          <w:p w14:paraId="64FC5422" w14:textId="77777777" w:rsidR="00DC0ADE" w:rsidRPr="0005559C" w:rsidRDefault="00493DF4" w:rsidP="00DC0ADE">
            <w:pPr>
              <w:rPr>
                <w:sz w:val="18"/>
              </w:rPr>
            </w:pPr>
            <w:proofErr w:type="spellStart"/>
            <w:ins w:id="248" w:author="Tim Bänziger" w:date="2009-07-31T14:50:00Z">
              <w:r>
                <w:rPr>
                  <w:sz w:val="18"/>
                </w:rPr>
                <w:t>Teilnehmer</w:t>
              </w:r>
              <w:proofErr w:type="spellEnd"/>
              <w:r>
                <w:rPr>
                  <w:sz w:val="18"/>
                </w:rPr>
                <w:t xml:space="preserve"> </w:t>
              </w:r>
              <w:proofErr w:type="spellStart"/>
              <w:r>
                <w:rPr>
                  <w:sz w:val="18"/>
                </w:rPr>
                <w:t>ergänzt</w:t>
              </w:r>
            </w:ins>
            <w:proofErr w:type="spellEnd"/>
          </w:p>
        </w:tc>
      </w:tr>
      <w:tr w:rsidR="00DC0ADE" w:rsidRPr="0005559C" w14:paraId="64FC5428" w14:textId="77777777" w:rsidTr="00DC0ADE">
        <w:tc>
          <w:tcPr>
            <w:tcW w:w="898" w:type="dxa"/>
          </w:tcPr>
          <w:p w14:paraId="64FC5424" w14:textId="5B9A6629" w:rsidR="00DC0ADE" w:rsidRPr="0005559C" w:rsidRDefault="008B4A32" w:rsidP="00DC0ADE">
            <w:pPr>
              <w:rPr>
                <w:sz w:val="18"/>
              </w:rPr>
            </w:pPr>
            <w:ins w:id="249" w:author="Tim Bänziger" w:date="2010-04-21T11:12:00Z">
              <w:r>
                <w:rPr>
                  <w:sz w:val="18"/>
                </w:rPr>
                <w:t>1.4</w:t>
              </w:r>
            </w:ins>
          </w:p>
        </w:tc>
        <w:tc>
          <w:tcPr>
            <w:tcW w:w="1620" w:type="dxa"/>
          </w:tcPr>
          <w:p w14:paraId="64FC5425" w14:textId="4D4E14C0" w:rsidR="00DC0ADE" w:rsidRPr="0005559C" w:rsidRDefault="008B4A32" w:rsidP="00DC0ADE">
            <w:pPr>
              <w:rPr>
                <w:sz w:val="18"/>
              </w:rPr>
            </w:pPr>
            <w:ins w:id="250" w:author="Tim Bänziger" w:date="2010-04-21T11:12:00Z">
              <w:r>
                <w:rPr>
                  <w:sz w:val="18"/>
                </w:rPr>
                <w:t>21.04.2010</w:t>
              </w:r>
            </w:ins>
          </w:p>
        </w:tc>
        <w:tc>
          <w:tcPr>
            <w:tcW w:w="2018" w:type="dxa"/>
          </w:tcPr>
          <w:p w14:paraId="64FC5426" w14:textId="477EEC21" w:rsidR="00DC0ADE" w:rsidRPr="0005559C" w:rsidRDefault="008B4A32" w:rsidP="00DC0ADE">
            <w:pPr>
              <w:rPr>
                <w:sz w:val="18"/>
              </w:rPr>
            </w:pPr>
            <w:ins w:id="251" w:author="Tim Bänziger" w:date="2010-04-21T11:12:00Z">
              <w:r>
                <w:rPr>
                  <w:sz w:val="18"/>
                </w:rPr>
                <w:t>Tim Bänziger</w:t>
              </w:r>
            </w:ins>
          </w:p>
        </w:tc>
        <w:tc>
          <w:tcPr>
            <w:tcW w:w="4820" w:type="dxa"/>
          </w:tcPr>
          <w:p w14:paraId="64FC5427" w14:textId="6B359AC8" w:rsidR="00DC0ADE" w:rsidRPr="0005559C" w:rsidRDefault="008B4A32" w:rsidP="00DC0ADE">
            <w:pPr>
              <w:rPr>
                <w:sz w:val="18"/>
              </w:rPr>
            </w:pPr>
            <w:proofErr w:type="spellStart"/>
            <w:ins w:id="252" w:author="Tim Bänziger" w:date="2010-04-21T11:12:00Z">
              <w:r>
                <w:rPr>
                  <w:sz w:val="18"/>
                </w:rPr>
                <w:t>Rücksprung</w:t>
              </w:r>
              <w:proofErr w:type="spellEnd"/>
              <w:r>
                <w:rPr>
                  <w:sz w:val="18"/>
                </w:rPr>
                <w:t xml:space="preserve"> </w:t>
              </w:r>
              <w:proofErr w:type="spellStart"/>
              <w:r>
                <w:rPr>
                  <w:sz w:val="18"/>
                </w:rPr>
                <w:t>nach</w:t>
              </w:r>
              <w:proofErr w:type="spellEnd"/>
              <w:r>
                <w:rPr>
                  <w:sz w:val="18"/>
                </w:rPr>
                <w:t xml:space="preserve"> Reservation </w:t>
              </w:r>
              <w:proofErr w:type="spellStart"/>
              <w:r>
                <w:rPr>
                  <w:sz w:val="18"/>
                </w:rPr>
                <w:t>ergänzt</w:t>
              </w:r>
            </w:ins>
            <w:proofErr w:type="spellEnd"/>
          </w:p>
        </w:tc>
      </w:tr>
      <w:tr w:rsidR="00DC0ADE" w:rsidRPr="0005559C" w14:paraId="64FC542D" w14:textId="77777777" w:rsidTr="00DC0ADE">
        <w:tc>
          <w:tcPr>
            <w:tcW w:w="898" w:type="dxa"/>
          </w:tcPr>
          <w:p w14:paraId="64FC5429" w14:textId="77777777" w:rsidR="00DC0ADE" w:rsidRPr="0005559C" w:rsidRDefault="00DC0ADE" w:rsidP="00DC0ADE">
            <w:pPr>
              <w:rPr>
                <w:sz w:val="18"/>
              </w:rPr>
            </w:pPr>
          </w:p>
        </w:tc>
        <w:tc>
          <w:tcPr>
            <w:tcW w:w="1620" w:type="dxa"/>
          </w:tcPr>
          <w:p w14:paraId="64FC542A" w14:textId="77777777" w:rsidR="00DC0ADE" w:rsidRPr="0005559C" w:rsidRDefault="00DC0ADE" w:rsidP="00DC0ADE">
            <w:pPr>
              <w:rPr>
                <w:sz w:val="18"/>
              </w:rPr>
            </w:pPr>
          </w:p>
        </w:tc>
        <w:tc>
          <w:tcPr>
            <w:tcW w:w="2018" w:type="dxa"/>
          </w:tcPr>
          <w:p w14:paraId="64FC542B" w14:textId="77777777" w:rsidR="00DC0ADE" w:rsidRPr="0005559C" w:rsidRDefault="00DC0ADE" w:rsidP="00DC0ADE">
            <w:pPr>
              <w:rPr>
                <w:sz w:val="18"/>
              </w:rPr>
            </w:pPr>
          </w:p>
        </w:tc>
        <w:tc>
          <w:tcPr>
            <w:tcW w:w="4820" w:type="dxa"/>
          </w:tcPr>
          <w:p w14:paraId="64FC542C" w14:textId="77777777" w:rsidR="00DC0ADE" w:rsidRPr="0005559C" w:rsidRDefault="00DC0ADE" w:rsidP="00DC0ADE">
            <w:pPr>
              <w:rPr>
                <w:sz w:val="18"/>
              </w:rPr>
            </w:pPr>
          </w:p>
        </w:tc>
      </w:tr>
    </w:tbl>
    <w:p w14:paraId="64FC542E" w14:textId="77777777" w:rsidR="00DC0ADE" w:rsidRPr="000B2AF1" w:rsidRDefault="00DC0ADE" w:rsidP="00DC0ADE"/>
    <w:p w14:paraId="64FC542F" w14:textId="77777777" w:rsidR="00DC0ADE" w:rsidRDefault="00DC0ADE" w:rsidP="00DC0ADE">
      <w:pPr>
        <w:tabs>
          <w:tab w:val="left" w:pos="567"/>
        </w:tabs>
        <w:jc w:val="both"/>
        <w:rPr>
          <w:lang w:val="de-CH"/>
        </w:rPr>
      </w:pPr>
    </w:p>
    <w:p w14:paraId="64FC5430" w14:textId="77777777" w:rsidR="00DC0ADE" w:rsidRDefault="00DC0ADE" w:rsidP="00DC0ADE">
      <w:pPr>
        <w:tabs>
          <w:tab w:val="left" w:pos="567"/>
        </w:tabs>
        <w:jc w:val="both"/>
        <w:rPr>
          <w:lang w:val="de-CH"/>
        </w:rPr>
      </w:pPr>
    </w:p>
    <w:sectPr w:rsidR="00DC0ADE" w:rsidSect="00DF3EC8">
      <w:headerReference w:type="default" r:id="rId21"/>
      <w:footerReference w:type="default" r:id="rId22"/>
      <w:pgSz w:w="11906" w:h="16838"/>
      <w:pgMar w:top="2410" w:right="991"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Tim Bänziger" w:date="2009-05-08T09:01:00Z" w:initials="tb">
    <w:p w14:paraId="64FC543B" w14:textId="77777777" w:rsidR="008B4A32" w:rsidRPr="00906195" w:rsidRDefault="008B4A32">
      <w:pPr>
        <w:pStyle w:val="CommentText"/>
        <w:rPr>
          <w:lang w:val="de-CH"/>
        </w:rPr>
      </w:pPr>
      <w:r>
        <w:rPr>
          <w:rStyle w:val="CommentReference"/>
        </w:rPr>
        <w:annotationRef/>
      </w:r>
      <w:r w:rsidRPr="00906195">
        <w:rPr>
          <w:lang w:val="de-CH"/>
        </w:rPr>
        <w:t xml:space="preserve">Machbarkeit wird noch abgeklärt und Feature genau spezfiziert </w:t>
      </w:r>
    </w:p>
  </w:comment>
  <w:comment w:id="136" w:author="Tim Bänziger" w:date="2009-05-08T09:01:00Z" w:initials="tb">
    <w:p w14:paraId="64FC543C" w14:textId="77777777" w:rsidR="008B4A32" w:rsidRPr="00906195" w:rsidRDefault="008B4A32">
      <w:pPr>
        <w:pStyle w:val="CommentText"/>
        <w:rPr>
          <w:lang w:val="de-CH"/>
        </w:rPr>
      </w:pPr>
      <w:r>
        <w:rPr>
          <w:rStyle w:val="CommentReference"/>
        </w:rPr>
        <w:annotationRef/>
      </w:r>
      <w:r w:rsidRPr="00906195">
        <w:rPr>
          <w:lang w:val="de-CH"/>
        </w:rPr>
        <w:t xml:space="preserve">Aus </w:t>
      </w:r>
      <w:r w:rsidRPr="00906195">
        <w:rPr>
          <w:lang w:val="de-CH"/>
        </w:rPr>
        <w:t>UC 107.001</w:t>
      </w:r>
    </w:p>
    <w:p w14:paraId="64FC543D" w14:textId="77777777" w:rsidR="008B4A32" w:rsidRPr="00906195" w:rsidRDefault="008B4A32">
      <w:pPr>
        <w:pStyle w:val="CommentText"/>
        <w:rPr>
          <w:lang w:val="de-CH"/>
        </w:rPr>
      </w:pPr>
      <w:r w:rsidRPr="00906195">
        <w:rPr>
          <w:lang w:val="de-CH"/>
        </w:rPr>
        <w:t>Details sind in diesem UC zu finden.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FC5440" w14:textId="77777777" w:rsidR="008B4A32" w:rsidRDefault="008B4A32">
      <w:r>
        <w:separator/>
      </w:r>
    </w:p>
  </w:endnote>
  <w:endnote w:type="continuationSeparator" w:id="0">
    <w:p w14:paraId="64FC5441" w14:textId="77777777" w:rsidR="008B4A32" w:rsidRDefault="008B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C5443" w14:textId="77777777" w:rsidR="008B4A32" w:rsidRDefault="008B4A32">
    <w:pPr>
      <w:pStyle w:val="Footer"/>
      <w:rPr>
        <w:sz w:val="12"/>
        <w:lang w:val="de-CH"/>
      </w:rPr>
    </w:pPr>
    <w:r>
      <w:rPr>
        <w:sz w:val="12"/>
        <w:lang w:val="de-CH"/>
      </w:rPr>
      <w:t xml:space="preserve">Erstellt von: </w:t>
    </w:r>
    <w:r>
      <w:rPr>
        <w:sz w:val="12"/>
        <w:lang w:val="en-US"/>
      </w:rPr>
      <w:fldChar w:fldCharType="begin"/>
    </w:r>
    <w:r>
      <w:rPr>
        <w:sz w:val="12"/>
        <w:lang w:val="de-CH"/>
      </w:rPr>
      <w:instrText xml:space="preserve"> AUTHOR </w:instrText>
    </w:r>
    <w:r>
      <w:rPr>
        <w:sz w:val="12"/>
        <w:lang w:val="en-US"/>
      </w:rPr>
      <w:fldChar w:fldCharType="separate"/>
    </w:r>
    <w:r>
      <w:rPr>
        <w:noProof/>
        <w:sz w:val="12"/>
        <w:lang w:val="de-CH"/>
      </w:rPr>
      <w:t>Tim Bänziger</w:t>
    </w:r>
    <w:r>
      <w:rPr>
        <w:sz w:val="12"/>
        <w:lang w:val="en-US"/>
      </w:rPr>
      <w:fldChar w:fldCharType="end"/>
    </w:r>
    <w:r>
      <w:rPr>
        <w:sz w:val="12"/>
        <w:lang w:val="de-CH"/>
      </w:rPr>
      <w:tab/>
      <w:t xml:space="preserve">Page </w:t>
    </w:r>
    <w:r>
      <w:rPr>
        <w:sz w:val="12"/>
        <w:lang w:val="en-US"/>
      </w:rPr>
      <w:fldChar w:fldCharType="begin"/>
    </w:r>
    <w:r>
      <w:rPr>
        <w:sz w:val="12"/>
        <w:lang w:val="de-CH"/>
      </w:rPr>
      <w:instrText xml:space="preserve"> PAGE </w:instrText>
    </w:r>
    <w:r>
      <w:rPr>
        <w:sz w:val="12"/>
        <w:lang w:val="en-US"/>
      </w:rPr>
      <w:fldChar w:fldCharType="separate"/>
    </w:r>
    <w:r w:rsidR="00C5206B">
      <w:rPr>
        <w:noProof/>
        <w:sz w:val="12"/>
        <w:lang w:val="de-CH"/>
      </w:rPr>
      <w:t>8</w:t>
    </w:r>
    <w:r>
      <w:rPr>
        <w:sz w:val="12"/>
        <w:lang w:val="en-US"/>
      </w:rPr>
      <w:fldChar w:fldCharType="end"/>
    </w:r>
    <w:r>
      <w:rPr>
        <w:sz w:val="12"/>
        <w:lang w:val="de-CH"/>
      </w:rPr>
      <w:tab/>
    </w:r>
    <w:r>
      <w:rPr>
        <w:sz w:val="12"/>
        <w:lang w:val="en-US"/>
      </w:rPr>
      <w:fldChar w:fldCharType="begin"/>
    </w:r>
    <w:r>
      <w:rPr>
        <w:sz w:val="12"/>
        <w:lang w:val="en-US"/>
      </w:rPr>
      <w:instrText xml:space="preserve"> DATE </w:instrText>
    </w:r>
    <w:r>
      <w:rPr>
        <w:sz w:val="12"/>
        <w:lang w:val="en-US"/>
      </w:rPr>
      <w:fldChar w:fldCharType="separate"/>
    </w:r>
    <w:ins w:id="253" w:author="Tim Bänziger" w:date="2010-04-21T11:10:00Z">
      <w:r>
        <w:rPr>
          <w:noProof/>
          <w:sz w:val="12"/>
          <w:lang w:val="en-US"/>
        </w:rPr>
        <w:t>4/21/2010</w:t>
      </w:r>
    </w:ins>
    <w:del w:id="254" w:author="Tim Bänziger" w:date="2009-05-08T08:59:00Z">
      <w:r w:rsidDel="00830094">
        <w:rPr>
          <w:noProof/>
          <w:sz w:val="12"/>
          <w:lang w:val="en-US"/>
        </w:rPr>
        <w:delText>4/7/2009</w:delText>
      </w:r>
    </w:del>
    <w:r>
      <w:rPr>
        <w:sz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FC543E" w14:textId="77777777" w:rsidR="008B4A32" w:rsidRDefault="008B4A32">
      <w:r>
        <w:separator/>
      </w:r>
    </w:p>
  </w:footnote>
  <w:footnote w:type="continuationSeparator" w:id="0">
    <w:p w14:paraId="64FC543F" w14:textId="77777777" w:rsidR="008B4A32" w:rsidRDefault="008B4A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C5442" w14:textId="77777777" w:rsidR="008B4A32" w:rsidRPr="00D65A66" w:rsidRDefault="008B4A32">
    <w:pPr>
      <w:pStyle w:val="Header"/>
      <w:rPr>
        <w:sz w:val="72"/>
      </w:rPr>
    </w:pPr>
    <w:r>
      <w:rPr>
        <w:noProof/>
        <w:lang w:val="de-CH" w:eastAsia="de-CH"/>
      </w:rPr>
      <w:drawing>
        <wp:inline distT="0" distB="0" distL="0" distR="0" wp14:anchorId="64FC5444" wp14:editId="64FC5445">
          <wp:extent cx="813435" cy="896620"/>
          <wp:effectExtent l="19050" t="0" r="5715" b="0"/>
          <wp:docPr id="1" name="Picture 1" descr="Logo_RoomsPro_1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RoomsPro_1_low"/>
                  <pic:cNvPicPr>
                    <a:picLocks noChangeAspect="1" noChangeArrowheads="1"/>
                  </pic:cNvPicPr>
                </pic:nvPicPr>
                <pic:blipFill>
                  <a:blip r:embed="rId1"/>
                  <a:srcRect/>
                  <a:stretch>
                    <a:fillRect/>
                  </a:stretch>
                </pic:blipFill>
                <pic:spPr bwMode="auto">
                  <a:xfrm>
                    <a:off x="0" y="0"/>
                    <a:ext cx="813435" cy="896620"/>
                  </a:xfrm>
                  <a:prstGeom prst="rect">
                    <a:avLst/>
                  </a:prstGeom>
                  <a:noFill/>
                  <a:ln w="9525">
                    <a:noFill/>
                    <a:miter lim="800000"/>
                    <a:headEnd/>
                    <a:tailEnd/>
                  </a:ln>
                </pic:spPr>
              </pic:pic>
            </a:graphicData>
          </a:graphic>
        </wp:inline>
      </w:drawing>
    </w:r>
    <w:r>
      <w:rPr>
        <w:sz w:val="72"/>
      </w:rPr>
      <w:t xml:space="preserve">  Use Cases Release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6752"/>
    <w:multiLevelType w:val="hybridMultilevel"/>
    <w:tmpl w:val="138AF46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5D73282"/>
    <w:multiLevelType w:val="hybridMultilevel"/>
    <w:tmpl w:val="A24CD734"/>
    <w:lvl w:ilvl="0" w:tplc="0B58A56A">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186DE5"/>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7FB49CF"/>
    <w:multiLevelType w:val="hybridMultilevel"/>
    <w:tmpl w:val="7B0841E4"/>
    <w:lvl w:ilvl="0" w:tplc="08070001">
      <w:start w:val="1"/>
      <w:numFmt w:val="bullet"/>
      <w:lvlText w:val=""/>
      <w:lvlJc w:val="left"/>
      <w:pPr>
        <w:ind w:left="776" w:hanging="360"/>
      </w:pPr>
      <w:rPr>
        <w:rFonts w:ascii="Symbol" w:hAnsi="Symbol" w:hint="default"/>
      </w:rPr>
    </w:lvl>
    <w:lvl w:ilvl="1" w:tplc="08070003" w:tentative="1">
      <w:start w:val="1"/>
      <w:numFmt w:val="bullet"/>
      <w:lvlText w:val="o"/>
      <w:lvlJc w:val="left"/>
      <w:pPr>
        <w:ind w:left="1496" w:hanging="360"/>
      </w:pPr>
      <w:rPr>
        <w:rFonts w:ascii="Courier New" w:hAnsi="Courier New" w:cs="Courier New" w:hint="default"/>
      </w:rPr>
    </w:lvl>
    <w:lvl w:ilvl="2" w:tplc="08070005" w:tentative="1">
      <w:start w:val="1"/>
      <w:numFmt w:val="bullet"/>
      <w:lvlText w:val=""/>
      <w:lvlJc w:val="left"/>
      <w:pPr>
        <w:ind w:left="2216" w:hanging="360"/>
      </w:pPr>
      <w:rPr>
        <w:rFonts w:ascii="Wingdings" w:hAnsi="Wingdings" w:hint="default"/>
      </w:rPr>
    </w:lvl>
    <w:lvl w:ilvl="3" w:tplc="08070001" w:tentative="1">
      <w:start w:val="1"/>
      <w:numFmt w:val="bullet"/>
      <w:lvlText w:val=""/>
      <w:lvlJc w:val="left"/>
      <w:pPr>
        <w:ind w:left="2936" w:hanging="360"/>
      </w:pPr>
      <w:rPr>
        <w:rFonts w:ascii="Symbol" w:hAnsi="Symbol" w:hint="default"/>
      </w:rPr>
    </w:lvl>
    <w:lvl w:ilvl="4" w:tplc="08070003" w:tentative="1">
      <w:start w:val="1"/>
      <w:numFmt w:val="bullet"/>
      <w:lvlText w:val="o"/>
      <w:lvlJc w:val="left"/>
      <w:pPr>
        <w:ind w:left="3656" w:hanging="360"/>
      </w:pPr>
      <w:rPr>
        <w:rFonts w:ascii="Courier New" w:hAnsi="Courier New" w:cs="Courier New" w:hint="default"/>
      </w:rPr>
    </w:lvl>
    <w:lvl w:ilvl="5" w:tplc="08070005" w:tentative="1">
      <w:start w:val="1"/>
      <w:numFmt w:val="bullet"/>
      <w:lvlText w:val=""/>
      <w:lvlJc w:val="left"/>
      <w:pPr>
        <w:ind w:left="4376" w:hanging="360"/>
      </w:pPr>
      <w:rPr>
        <w:rFonts w:ascii="Wingdings" w:hAnsi="Wingdings" w:hint="default"/>
      </w:rPr>
    </w:lvl>
    <w:lvl w:ilvl="6" w:tplc="08070001" w:tentative="1">
      <w:start w:val="1"/>
      <w:numFmt w:val="bullet"/>
      <w:lvlText w:val=""/>
      <w:lvlJc w:val="left"/>
      <w:pPr>
        <w:ind w:left="5096" w:hanging="360"/>
      </w:pPr>
      <w:rPr>
        <w:rFonts w:ascii="Symbol" w:hAnsi="Symbol" w:hint="default"/>
      </w:rPr>
    </w:lvl>
    <w:lvl w:ilvl="7" w:tplc="08070003" w:tentative="1">
      <w:start w:val="1"/>
      <w:numFmt w:val="bullet"/>
      <w:lvlText w:val="o"/>
      <w:lvlJc w:val="left"/>
      <w:pPr>
        <w:ind w:left="5816" w:hanging="360"/>
      </w:pPr>
      <w:rPr>
        <w:rFonts w:ascii="Courier New" w:hAnsi="Courier New" w:cs="Courier New" w:hint="default"/>
      </w:rPr>
    </w:lvl>
    <w:lvl w:ilvl="8" w:tplc="08070005" w:tentative="1">
      <w:start w:val="1"/>
      <w:numFmt w:val="bullet"/>
      <w:lvlText w:val=""/>
      <w:lvlJc w:val="left"/>
      <w:pPr>
        <w:ind w:left="6536" w:hanging="360"/>
      </w:pPr>
      <w:rPr>
        <w:rFonts w:ascii="Wingdings" w:hAnsi="Wingdings" w:hint="default"/>
      </w:rPr>
    </w:lvl>
  </w:abstractNum>
  <w:abstractNum w:abstractNumId="4">
    <w:nsid w:val="0BD8189B"/>
    <w:multiLevelType w:val="hybridMultilevel"/>
    <w:tmpl w:val="303CEB1A"/>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EE35419"/>
    <w:multiLevelType w:val="hybridMultilevel"/>
    <w:tmpl w:val="11A2D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19942B6"/>
    <w:multiLevelType w:val="hybridMultilevel"/>
    <w:tmpl w:val="0B8AEED0"/>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7170B53"/>
    <w:multiLevelType w:val="hybridMultilevel"/>
    <w:tmpl w:val="8C9811FC"/>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180C6A"/>
    <w:multiLevelType w:val="hybridMultilevel"/>
    <w:tmpl w:val="049874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1E6396"/>
    <w:multiLevelType w:val="hybridMultilevel"/>
    <w:tmpl w:val="8C947D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0ED4DE6"/>
    <w:multiLevelType w:val="hybridMultilevel"/>
    <w:tmpl w:val="74B6D2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6C056AC"/>
    <w:multiLevelType w:val="multilevel"/>
    <w:tmpl w:val="7F4AC20C"/>
    <w:lvl w:ilvl="0">
      <w:start w:val="1"/>
      <w:numFmt w:val="decimal"/>
      <w:lvlText w:val="%1"/>
      <w:lvlJc w:val="left"/>
      <w:pPr>
        <w:tabs>
          <w:tab w:val="num" w:pos="-1836"/>
        </w:tabs>
        <w:ind w:left="-1836" w:hanging="432"/>
      </w:pPr>
      <w:rPr>
        <w:rFonts w:hint="default"/>
      </w:rPr>
    </w:lvl>
    <w:lvl w:ilvl="1">
      <w:start w:val="1"/>
      <w:numFmt w:val="decimal"/>
      <w:lvlText w:val="%1.%2"/>
      <w:lvlJc w:val="left"/>
      <w:pPr>
        <w:tabs>
          <w:tab w:val="num" w:pos="-1692"/>
        </w:tabs>
        <w:ind w:left="-1692" w:hanging="576"/>
      </w:pPr>
      <w:rPr>
        <w:rFonts w:hint="default"/>
      </w:rPr>
    </w:lvl>
    <w:lvl w:ilvl="2">
      <w:start w:val="1"/>
      <w:numFmt w:val="decimal"/>
      <w:lvlText w:val="%1.%2.%3"/>
      <w:lvlJc w:val="left"/>
      <w:pPr>
        <w:tabs>
          <w:tab w:val="num" w:pos="0"/>
        </w:tabs>
        <w:ind w:left="0" w:hanging="2268"/>
      </w:pPr>
      <w:rPr>
        <w:rFonts w:hint="default"/>
      </w:rPr>
    </w:lvl>
    <w:lvl w:ilvl="3">
      <w:start w:val="1"/>
      <w:numFmt w:val="decimal"/>
      <w:lvlText w:val="%1.%2.%3.%4"/>
      <w:lvlJc w:val="left"/>
      <w:pPr>
        <w:tabs>
          <w:tab w:val="num" w:pos="-1404"/>
        </w:tabs>
        <w:ind w:left="-1404" w:hanging="864"/>
      </w:pPr>
      <w:rPr>
        <w:rFonts w:hint="default"/>
      </w:rPr>
    </w:lvl>
    <w:lvl w:ilvl="4">
      <w:start w:val="1"/>
      <w:numFmt w:val="decimal"/>
      <w:pStyle w:val="Heading5"/>
      <w:lvlText w:val="%1.%2.%3.%4.%5"/>
      <w:lvlJc w:val="left"/>
      <w:pPr>
        <w:tabs>
          <w:tab w:val="num" w:pos="-1260"/>
        </w:tabs>
        <w:ind w:left="-1260" w:hanging="1008"/>
      </w:pPr>
      <w:rPr>
        <w:rFonts w:hint="default"/>
      </w:rPr>
    </w:lvl>
    <w:lvl w:ilvl="5">
      <w:start w:val="1"/>
      <w:numFmt w:val="decimal"/>
      <w:pStyle w:val="Heading6"/>
      <w:lvlText w:val="%1.%2.%3.%4.%5.%6"/>
      <w:lvlJc w:val="left"/>
      <w:pPr>
        <w:tabs>
          <w:tab w:val="num" w:pos="-1116"/>
        </w:tabs>
        <w:ind w:left="-1116" w:hanging="1152"/>
      </w:pPr>
      <w:rPr>
        <w:rFonts w:hint="default"/>
      </w:rPr>
    </w:lvl>
    <w:lvl w:ilvl="6">
      <w:start w:val="1"/>
      <w:numFmt w:val="decimal"/>
      <w:pStyle w:val="Heading7"/>
      <w:lvlText w:val="%1.%2.%3.%4.%5.%6.%7"/>
      <w:lvlJc w:val="left"/>
      <w:pPr>
        <w:tabs>
          <w:tab w:val="num" w:pos="-972"/>
        </w:tabs>
        <w:ind w:left="-972" w:hanging="1296"/>
      </w:pPr>
      <w:rPr>
        <w:rFonts w:hint="default"/>
      </w:rPr>
    </w:lvl>
    <w:lvl w:ilvl="7">
      <w:start w:val="1"/>
      <w:numFmt w:val="decimal"/>
      <w:pStyle w:val="Heading8"/>
      <w:lvlText w:val="%1.%2.%3.%4.%5.%6.%7.%8"/>
      <w:lvlJc w:val="left"/>
      <w:pPr>
        <w:tabs>
          <w:tab w:val="num" w:pos="-828"/>
        </w:tabs>
        <w:ind w:left="-828" w:hanging="1440"/>
      </w:pPr>
      <w:rPr>
        <w:rFonts w:hint="default"/>
      </w:rPr>
    </w:lvl>
    <w:lvl w:ilvl="8">
      <w:start w:val="1"/>
      <w:numFmt w:val="decimal"/>
      <w:pStyle w:val="Heading9"/>
      <w:lvlText w:val="%1.%2.%3.%4.%5.%6.%7.%8.%9"/>
      <w:lvlJc w:val="left"/>
      <w:pPr>
        <w:tabs>
          <w:tab w:val="num" w:pos="-684"/>
        </w:tabs>
        <w:ind w:left="-684" w:hanging="1584"/>
      </w:pPr>
      <w:rPr>
        <w:rFonts w:hint="default"/>
      </w:rPr>
    </w:lvl>
  </w:abstractNum>
  <w:abstractNum w:abstractNumId="12">
    <w:nsid w:val="26CF1648"/>
    <w:multiLevelType w:val="hybridMultilevel"/>
    <w:tmpl w:val="0A08552C"/>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8FB61F0"/>
    <w:multiLevelType w:val="hybridMultilevel"/>
    <w:tmpl w:val="221CDC00"/>
    <w:lvl w:ilvl="0" w:tplc="CE3424DA">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9C949D9"/>
    <w:multiLevelType w:val="hybridMultilevel"/>
    <w:tmpl w:val="9FBA3CB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D8265F"/>
    <w:multiLevelType w:val="hybridMultilevel"/>
    <w:tmpl w:val="80E440BA"/>
    <w:lvl w:ilvl="0" w:tplc="5EBA588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CF27F22"/>
    <w:multiLevelType w:val="hybridMultilevel"/>
    <w:tmpl w:val="EE2458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E7F74AB"/>
    <w:multiLevelType w:val="hybridMultilevel"/>
    <w:tmpl w:val="1DE663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83A52C0"/>
    <w:multiLevelType w:val="hybridMultilevel"/>
    <w:tmpl w:val="3A204168"/>
    <w:lvl w:ilvl="0" w:tplc="58F64E16">
      <w:start w:val="26"/>
      <w:numFmt w:val="bullet"/>
      <w:lvlText w:val="-"/>
      <w:lvlJc w:val="left"/>
      <w:pPr>
        <w:ind w:left="1080" w:hanging="360"/>
      </w:pPr>
      <w:rPr>
        <w:rFonts w:ascii="Arial" w:eastAsia="Times New Roman"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nsid w:val="3B1D1495"/>
    <w:multiLevelType w:val="hybridMultilevel"/>
    <w:tmpl w:val="8C9811FC"/>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B78214C"/>
    <w:multiLevelType w:val="hybridMultilevel"/>
    <w:tmpl w:val="871251B0"/>
    <w:lvl w:ilvl="0" w:tplc="9E362EB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3D407E62"/>
    <w:multiLevelType w:val="hybridMultilevel"/>
    <w:tmpl w:val="47AE2DAA"/>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05676A2"/>
    <w:multiLevelType w:val="hybridMultilevel"/>
    <w:tmpl w:val="491040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0792D5E"/>
    <w:multiLevelType w:val="hybridMultilevel"/>
    <w:tmpl w:val="D4EE5912"/>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5423EB4"/>
    <w:multiLevelType w:val="hybridMultilevel"/>
    <w:tmpl w:val="8626EB90"/>
    <w:lvl w:ilvl="0" w:tplc="9E362EB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60D2FE5"/>
    <w:multiLevelType w:val="hybridMultilevel"/>
    <w:tmpl w:val="8B420210"/>
    <w:lvl w:ilvl="0" w:tplc="846478BE">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82A3AD0"/>
    <w:multiLevelType w:val="hybridMultilevel"/>
    <w:tmpl w:val="DDA23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9A17637"/>
    <w:multiLevelType w:val="hybridMultilevel"/>
    <w:tmpl w:val="E60038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4E1E1BA3"/>
    <w:multiLevelType w:val="hybridMultilevel"/>
    <w:tmpl w:val="D6865C7E"/>
    <w:lvl w:ilvl="0" w:tplc="369A3878">
      <w:start w:val="10"/>
      <w:numFmt w:val="bullet"/>
      <w:lvlText w:val="-"/>
      <w:lvlJc w:val="left"/>
      <w:pPr>
        <w:ind w:left="720" w:hanging="360"/>
      </w:pPr>
      <w:rPr>
        <w:rFonts w:ascii="Segoe UI" w:eastAsiaTheme="minorHAns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4F7216C1"/>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4FCF0766"/>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107405A"/>
    <w:multiLevelType w:val="hybridMultilevel"/>
    <w:tmpl w:val="FDAA1F7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5412061E"/>
    <w:multiLevelType w:val="hybridMultilevel"/>
    <w:tmpl w:val="B1581E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6220BD1"/>
    <w:multiLevelType w:val="hybridMultilevel"/>
    <w:tmpl w:val="DCFAED5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87079BD"/>
    <w:multiLevelType w:val="hybridMultilevel"/>
    <w:tmpl w:val="6D968838"/>
    <w:lvl w:ilvl="0" w:tplc="0B58A56A">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97361D8"/>
    <w:multiLevelType w:val="hybridMultilevel"/>
    <w:tmpl w:val="CB84313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A6175FA"/>
    <w:multiLevelType w:val="hybridMultilevel"/>
    <w:tmpl w:val="B5FE3E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5C6E3DEF"/>
    <w:multiLevelType w:val="hybridMultilevel"/>
    <w:tmpl w:val="86ECAE82"/>
    <w:lvl w:ilvl="0" w:tplc="A3546A04">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F8A0618"/>
    <w:multiLevelType w:val="hybridMultilevel"/>
    <w:tmpl w:val="F006DAB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662D1E99"/>
    <w:multiLevelType w:val="hybridMultilevel"/>
    <w:tmpl w:val="136217E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6ACD7EED"/>
    <w:multiLevelType w:val="hybridMultilevel"/>
    <w:tmpl w:val="2E5A92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1E646C2"/>
    <w:multiLevelType w:val="hybridMultilevel"/>
    <w:tmpl w:val="74CAF1D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20A2FAF"/>
    <w:multiLevelType w:val="hybridMultilevel"/>
    <w:tmpl w:val="8C9811FC"/>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24E5B8E"/>
    <w:multiLevelType w:val="hybridMultilevel"/>
    <w:tmpl w:val="C96A9296"/>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35F5086"/>
    <w:multiLevelType w:val="hybridMultilevel"/>
    <w:tmpl w:val="CFC407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73706EFB"/>
    <w:multiLevelType w:val="hybridMultilevel"/>
    <w:tmpl w:val="7D22E3A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759076D2"/>
    <w:multiLevelType w:val="hybridMultilevel"/>
    <w:tmpl w:val="491040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nsid w:val="766B3216"/>
    <w:multiLevelType w:val="hybridMultilevel"/>
    <w:tmpl w:val="9514932A"/>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7893778A"/>
    <w:multiLevelType w:val="hybridMultilevel"/>
    <w:tmpl w:val="6D223C52"/>
    <w:lvl w:ilvl="0" w:tplc="9E362EB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9">
    <w:nsid w:val="7ADE57CF"/>
    <w:multiLevelType w:val="hybridMultilevel"/>
    <w:tmpl w:val="B21E98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nsid w:val="7F593F3B"/>
    <w:multiLevelType w:val="hybridMultilevel"/>
    <w:tmpl w:val="39C6CD18"/>
    <w:lvl w:ilvl="0" w:tplc="535C6DCE">
      <w:start w:val="6"/>
      <w:numFmt w:val="bullet"/>
      <w:lvlText w:val="-"/>
      <w:lvlJc w:val="left"/>
      <w:pPr>
        <w:ind w:left="720" w:hanging="360"/>
      </w:pPr>
      <w:rPr>
        <w:rFonts w:ascii="Arial" w:eastAsia="Times New Roman" w:hAnsi="Arial" w:cs="Arial" w:hint="default"/>
      </w:rPr>
    </w:lvl>
    <w:lvl w:ilvl="1" w:tplc="0807000F">
      <w:start w:val="1"/>
      <w:numFmt w:val="decimal"/>
      <w:lvlText w:val="%2."/>
      <w:lvlJc w:val="left"/>
      <w:pPr>
        <w:ind w:left="1440" w:hanging="360"/>
      </w:pPr>
      <w:rPr>
        <w:rFont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7"/>
  </w:num>
  <w:num w:numId="2">
    <w:abstractNumId w:val="38"/>
  </w:num>
  <w:num w:numId="3">
    <w:abstractNumId w:val="11"/>
  </w:num>
  <w:num w:numId="4">
    <w:abstractNumId w:val="31"/>
  </w:num>
  <w:num w:numId="5">
    <w:abstractNumId w:val="20"/>
  </w:num>
  <w:num w:numId="6">
    <w:abstractNumId w:val="48"/>
  </w:num>
  <w:num w:numId="7">
    <w:abstractNumId w:val="24"/>
  </w:num>
  <w:num w:numId="8">
    <w:abstractNumId w:val="36"/>
  </w:num>
  <w:num w:numId="9">
    <w:abstractNumId w:val="3"/>
  </w:num>
  <w:num w:numId="10">
    <w:abstractNumId w:val="46"/>
  </w:num>
  <w:num w:numId="11">
    <w:abstractNumId w:val="22"/>
  </w:num>
  <w:num w:numId="12">
    <w:abstractNumId w:val="39"/>
  </w:num>
  <w:num w:numId="13">
    <w:abstractNumId w:val="13"/>
  </w:num>
  <w:num w:numId="14">
    <w:abstractNumId w:val="15"/>
  </w:num>
  <w:num w:numId="15">
    <w:abstractNumId w:val="25"/>
  </w:num>
  <w:num w:numId="16">
    <w:abstractNumId w:val="18"/>
  </w:num>
  <w:num w:numId="17">
    <w:abstractNumId w:val="49"/>
  </w:num>
  <w:num w:numId="18">
    <w:abstractNumId w:val="6"/>
  </w:num>
  <w:num w:numId="19">
    <w:abstractNumId w:val="41"/>
  </w:num>
  <w:num w:numId="20">
    <w:abstractNumId w:val="50"/>
  </w:num>
  <w:num w:numId="21">
    <w:abstractNumId w:val="29"/>
  </w:num>
  <w:num w:numId="22">
    <w:abstractNumId w:val="9"/>
  </w:num>
  <w:num w:numId="23">
    <w:abstractNumId w:val="34"/>
  </w:num>
  <w:num w:numId="24">
    <w:abstractNumId w:val="45"/>
  </w:num>
  <w:num w:numId="25">
    <w:abstractNumId w:val="30"/>
  </w:num>
  <w:num w:numId="26">
    <w:abstractNumId w:val="1"/>
  </w:num>
  <w:num w:numId="27">
    <w:abstractNumId w:val="2"/>
  </w:num>
  <w:num w:numId="28">
    <w:abstractNumId w:val="4"/>
  </w:num>
  <w:num w:numId="29">
    <w:abstractNumId w:val="32"/>
  </w:num>
  <w:num w:numId="30">
    <w:abstractNumId w:val="43"/>
  </w:num>
  <w:num w:numId="31">
    <w:abstractNumId w:val="28"/>
  </w:num>
  <w:num w:numId="32">
    <w:abstractNumId w:val="47"/>
  </w:num>
  <w:num w:numId="33">
    <w:abstractNumId w:val="19"/>
  </w:num>
  <w:num w:numId="34">
    <w:abstractNumId w:val="35"/>
  </w:num>
  <w:num w:numId="35">
    <w:abstractNumId w:val="44"/>
  </w:num>
  <w:num w:numId="36">
    <w:abstractNumId w:val="27"/>
  </w:num>
  <w:num w:numId="37">
    <w:abstractNumId w:val="10"/>
  </w:num>
  <w:num w:numId="38">
    <w:abstractNumId w:val="17"/>
  </w:num>
  <w:num w:numId="39">
    <w:abstractNumId w:val="42"/>
  </w:num>
  <w:num w:numId="40">
    <w:abstractNumId w:val="7"/>
  </w:num>
  <w:num w:numId="41">
    <w:abstractNumId w:val="5"/>
  </w:num>
  <w:num w:numId="42">
    <w:abstractNumId w:val="23"/>
  </w:num>
  <w:num w:numId="43">
    <w:abstractNumId w:val="12"/>
  </w:num>
  <w:num w:numId="44">
    <w:abstractNumId w:val="21"/>
  </w:num>
  <w:num w:numId="45">
    <w:abstractNumId w:val="16"/>
  </w:num>
  <w:num w:numId="46">
    <w:abstractNumId w:val="26"/>
  </w:num>
  <w:num w:numId="47">
    <w:abstractNumId w:val="8"/>
  </w:num>
  <w:num w:numId="48">
    <w:abstractNumId w:val="14"/>
  </w:num>
  <w:num w:numId="49">
    <w:abstractNumId w:val="40"/>
  </w:num>
  <w:num w:numId="50">
    <w:abstractNumId w:val="0"/>
  </w:num>
  <w:num w:numId="51">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noPunctuationKerning/>
  <w:characterSpacingControl w:val="doNotCompress"/>
  <w:hdrShapeDefaults>
    <o:shapedefaults v:ext="edit" spidmax="64513"/>
  </w:hdrShapeDefaults>
  <w:footnotePr>
    <w:footnote w:id="-1"/>
    <w:footnote w:id="0"/>
  </w:footnotePr>
  <w:endnotePr>
    <w:endnote w:id="-1"/>
    <w:endnote w:id="0"/>
  </w:endnotePr>
  <w:compat>
    <w:compatSetting w:name="compatibilityMode" w:uri="http://schemas.microsoft.com/office/word" w:val="12"/>
  </w:compat>
  <w:rsids>
    <w:rsidRoot w:val="00C85D80"/>
    <w:rsid w:val="0001095C"/>
    <w:rsid w:val="00012647"/>
    <w:rsid w:val="00023502"/>
    <w:rsid w:val="0003695F"/>
    <w:rsid w:val="000413CA"/>
    <w:rsid w:val="00045CE2"/>
    <w:rsid w:val="00060221"/>
    <w:rsid w:val="00070EBE"/>
    <w:rsid w:val="000743EA"/>
    <w:rsid w:val="00094819"/>
    <w:rsid w:val="000A170A"/>
    <w:rsid w:val="000E64FA"/>
    <w:rsid w:val="000E7E50"/>
    <w:rsid w:val="000F6BE6"/>
    <w:rsid w:val="0012154D"/>
    <w:rsid w:val="00133018"/>
    <w:rsid w:val="00133EC4"/>
    <w:rsid w:val="00135BDA"/>
    <w:rsid w:val="00153091"/>
    <w:rsid w:val="0016230D"/>
    <w:rsid w:val="00177352"/>
    <w:rsid w:val="001A3D67"/>
    <w:rsid w:val="001C0CC6"/>
    <w:rsid w:val="001C34A3"/>
    <w:rsid w:val="001C64A8"/>
    <w:rsid w:val="001E2185"/>
    <w:rsid w:val="001E21AE"/>
    <w:rsid w:val="001E2547"/>
    <w:rsid w:val="001E59D9"/>
    <w:rsid w:val="001F4734"/>
    <w:rsid w:val="001F5607"/>
    <w:rsid w:val="00207C17"/>
    <w:rsid w:val="00212A4C"/>
    <w:rsid w:val="00214465"/>
    <w:rsid w:val="00217EF9"/>
    <w:rsid w:val="00221B04"/>
    <w:rsid w:val="0022490F"/>
    <w:rsid w:val="00230B20"/>
    <w:rsid w:val="00235431"/>
    <w:rsid w:val="00235B42"/>
    <w:rsid w:val="0024616A"/>
    <w:rsid w:val="002528DF"/>
    <w:rsid w:val="00252C3D"/>
    <w:rsid w:val="002871DA"/>
    <w:rsid w:val="002A2EA1"/>
    <w:rsid w:val="002B5781"/>
    <w:rsid w:val="002C1B8C"/>
    <w:rsid w:val="002E487F"/>
    <w:rsid w:val="002F638D"/>
    <w:rsid w:val="0031440A"/>
    <w:rsid w:val="0035327D"/>
    <w:rsid w:val="00364478"/>
    <w:rsid w:val="00372620"/>
    <w:rsid w:val="0037354E"/>
    <w:rsid w:val="00394CE0"/>
    <w:rsid w:val="00395D64"/>
    <w:rsid w:val="003B7C70"/>
    <w:rsid w:val="003C5246"/>
    <w:rsid w:val="003F6654"/>
    <w:rsid w:val="00405D53"/>
    <w:rsid w:val="00432E33"/>
    <w:rsid w:val="0044166D"/>
    <w:rsid w:val="004544EA"/>
    <w:rsid w:val="0047014F"/>
    <w:rsid w:val="004724E4"/>
    <w:rsid w:val="00472AA3"/>
    <w:rsid w:val="00493DF4"/>
    <w:rsid w:val="004A73C6"/>
    <w:rsid w:val="004A748E"/>
    <w:rsid w:val="004A7504"/>
    <w:rsid w:val="004B05C2"/>
    <w:rsid w:val="004D0AC8"/>
    <w:rsid w:val="004D54EB"/>
    <w:rsid w:val="004E2A5C"/>
    <w:rsid w:val="004E3B23"/>
    <w:rsid w:val="004F55B3"/>
    <w:rsid w:val="004F62C9"/>
    <w:rsid w:val="0050181E"/>
    <w:rsid w:val="00510535"/>
    <w:rsid w:val="0051790F"/>
    <w:rsid w:val="00517BB0"/>
    <w:rsid w:val="0052381C"/>
    <w:rsid w:val="00527488"/>
    <w:rsid w:val="005275B9"/>
    <w:rsid w:val="0053252A"/>
    <w:rsid w:val="00537819"/>
    <w:rsid w:val="005400A6"/>
    <w:rsid w:val="00540A78"/>
    <w:rsid w:val="005522A9"/>
    <w:rsid w:val="00556707"/>
    <w:rsid w:val="005711E4"/>
    <w:rsid w:val="00573325"/>
    <w:rsid w:val="005862B3"/>
    <w:rsid w:val="00594095"/>
    <w:rsid w:val="005A20F8"/>
    <w:rsid w:val="005C3503"/>
    <w:rsid w:val="005D6E72"/>
    <w:rsid w:val="005F38F4"/>
    <w:rsid w:val="006047A9"/>
    <w:rsid w:val="006104C9"/>
    <w:rsid w:val="00613E80"/>
    <w:rsid w:val="00620D24"/>
    <w:rsid w:val="00634A5B"/>
    <w:rsid w:val="00655A54"/>
    <w:rsid w:val="0065613A"/>
    <w:rsid w:val="006643D8"/>
    <w:rsid w:val="00671DD2"/>
    <w:rsid w:val="00672A13"/>
    <w:rsid w:val="00673C93"/>
    <w:rsid w:val="00685D3B"/>
    <w:rsid w:val="00697286"/>
    <w:rsid w:val="006E2CA1"/>
    <w:rsid w:val="006E5D94"/>
    <w:rsid w:val="006F1B28"/>
    <w:rsid w:val="006F2858"/>
    <w:rsid w:val="006F5E8D"/>
    <w:rsid w:val="00700734"/>
    <w:rsid w:val="0071121E"/>
    <w:rsid w:val="00717827"/>
    <w:rsid w:val="007230AF"/>
    <w:rsid w:val="00730354"/>
    <w:rsid w:val="00730BF1"/>
    <w:rsid w:val="00732694"/>
    <w:rsid w:val="00736482"/>
    <w:rsid w:val="007375E4"/>
    <w:rsid w:val="00742B6C"/>
    <w:rsid w:val="0076449B"/>
    <w:rsid w:val="0077666B"/>
    <w:rsid w:val="00785F26"/>
    <w:rsid w:val="00795823"/>
    <w:rsid w:val="00797880"/>
    <w:rsid w:val="007A0F86"/>
    <w:rsid w:val="007B615A"/>
    <w:rsid w:val="007C4E2B"/>
    <w:rsid w:val="007E0AF1"/>
    <w:rsid w:val="007F63B3"/>
    <w:rsid w:val="00806ED0"/>
    <w:rsid w:val="00821234"/>
    <w:rsid w:val="00830094"/>
    <w:rsid w:val="00832D17"/>
    <w:rsid w:val="00833342"/>
    <w:rsid w:val="008346FA"/>
    <w:rsid w:val="00834A04"/>
    <w:rsid w:val="00862014"/>
    <w:rsid w:val="00862207"/>
    <w:rsid w:val="0088140C"/>
    <w:rsid w:val="00883C45"/>
    <w:rsid w:val="00884958"/>
    <w:rsid w:val="008974C5"/>
    <w:rsid w:val="008A1628"/>
    <w:rsid w:val="008A4400"/>
    <w:rsid w:val="008B4A32"/>
    <w:rsid w:val="008C6CFF"/>
    <w:rsid w:val="008C7D94"/>
    <w:rsid w:val="008D09FA"/>
    <w:rsid w:val="00906195"/>
    <w:rsid w:val="009062AF"/>
    <w:rsid w:val="009065C2"/>
    <w:rsid w:val="009157EC"/>
    <w:rsid w:val="00926E49"/>
    <w:rsid w:val="00927660"/>
    <w:rsid w:val="0094263B"/>
    <w:rsid w:val="00946B80"/>
    <w:rsid w:val="0095216D"/>
    <w:rsid w:val="009565D3"/>
    <w:rsid w:val="00976AFC"/>
    <w:rsid w:val="00981F7D"/>
    <w:rsid w:val="0098689A"/>
    <w:rsid w:val="009A731A"/>
    <w:rsid w:val="009B4BA3"/>
    <w:rsid w:val="009B6C70"/>
    <w:rsid w:val="009B7616"/>
    <w:rsid w:val="009D1AD5"/>
    <w:rsid w:val="009D6D44"/>
    <w:rsid w:val="009E0837"/>
    <w:rsid w:val="00A02C6F"/>
    <w:rsid w:val="00A031B3"/>
    <w:rsid w:val="00A21793"/>
    <w:rsid w:val="00A346A3"/>
    <w:rsid w:val="00A772D8"/>
    <w:rsid w:val="00A9066A"/>
    <w:rsid w:val="00A94B6D"/>
    <w:rsid w:val="00AA0A7F"/>
    <w:rsid w:val="00AB0B33"/>
    <w:rsid w:val="00AB121C"/>
    <w:rsid w:val="00AB21E6"/>
    <w:rsid w:val="00AD2704"/>
    <w:rsid w:val="00AD416F"/>
    <w:rsid w:val="00AD4626"/>
    <w:rsid w:val="00AF0228"/>
    <w:rsid w:val="00AF16EE"/>
    <w:rsid w:val="00AF50F4"/>
    <w:rsid w:val="00B21819"/>
    <w:rsid w:val="00B645DF"/>
    <w:rsid w:val="00B71514"/>
    <w:rsid w:val="00B844C0"/>
    <w:rsid w:val="00B93C50"/>
    <w:rsid w:val="00BA575F"/>
    <w:rsid w:val="00BB1275"/>
    <w:rsid w:val="00BC054B"/>
    <w:rsid w:val="00BC0B09"/>
    <w:rsid w:val="00BD2B40"/>
    <w:rsid w:val="00BD69DC"/>
    <w:rsid w:val="00BE0B38"/>
    <w:rsid w:val="00C00362"/>
    <w:rsid w:val="00C06A84"/>
    <w:rsid w:val="00C118FC"/>
    <w:rsid w:val="00C11EDC"/>
    <w:rsid w:val="00C13F45"/>
    <w:rsid w:val="00C1770A"/>
    <w:rsid w:val="00C2127A"/>
    <w:rsid w:val="00C5199B"/>
    <w:rsid w:val="00C5206B"/>
    <w:rsid w:val="00C65F0C"/>
    <w:rsid w:val="00C71F18"/>
    <w:rsid w:val="00C765BE"/>
    <w:rsid w:val="00C76E7A"/>
    <w:rsid w:val="00C85D80"/>
    <w:rsid w:val="00C86558"/>
    <w:rsid w:val="00C92288"/>
    <w:rsid w:val="00CA7B69"/>
    <w:rsid w:val="00CB4A16"/>
    <w:rsid w:val="00CC470D"/>
    <w:rsid w:val="00CD0216"/>
    <w:rsid w:val="00D12845"/>
    <w:rsid w:val="00D130D4"/>
    <w:rsid w:val="00D3100B"/>
    <w:rsid w:val="00D40276"/>
    <w:rsid w:val="00D43DE5"/>
    <w:rsid w:val="00D60C80"/>
    <w:rsid w:val="00D65A66"/>
    <w:rsid w:val="00D90064"/>
    <w:rsid w:val="00D92286"/>
    <w:rsid w:val="00DA2DC8"/>
    <w:rsid w:val="00DA60DB"/>
    <w:rsid w:val="00DC0ADE"/>
    <w:rsid w:val="00DC566C"/>
    <w:rsid w:val="00DE3CE8"/>
    <w:rsid w:val="00DE5AF0"/>
    <w:rsid w:val="00DE71F8"/>
    <w:rsid w:val="00DF3EC8"/>
    <w:rsid w:val="00DF788D"/>
    <w:rsid w:val="00E008EF"/>
    <w:rsid w:val="00E07B5C"/>
    <w:rsid w:val="00E2016C"/>
    <w:rsid w:val="00E207E2"/>
    <w:rsid w:val="00E27F3A"/>
    <w:rsid w:val="00E3032E"/>
    <w:rsid w:val="00E362DB"/>
    <w:rsid w:val="00E43218"/>
    <w:rsid w:val="00E677FE"/>
    <w:rsid w:val="00E7428E"/>
    <w:rsid w:val="00E87602"/>
    <w:rsid w:val="00EA1203"/>
    <w:rsid w:val="00EB29ED"/>
    <w:rsid w:val="00ED68EF"/>
    <w:rsid w:val="00ED7F69"/>
    <w:rsid w:val="00EE02F6"/>
    <w:rsid w:val="00EE6148"/>
    <w:rsid w:val="00EF30D3"/>
    <w:rsid w:val="00EF71F7"/>
    <w:rsid w:val="00F023F2"/>
    <w:rsid w:val="00F05962"/>
    <w:rsid w:val="00F06576"/>
    <w:rsid w:val="00F22AF5"/>
    <w:rsid w:val="00F54DE0"/>
    <w:rsid w:val="00F612C6"/>
    <w:rsid w:val="00F71B4C"/>
    <w:rsid w:val="00F84F1B"/>
    <w:rsid w:val="00F874A9"/>
    <w:rsid w:val="00FB55C6"/>
    <w:rsid w:val="00FD0A8E"/>
    <w:rsid w:val="00FD2C81"/>
    <w:rsid w:val="00FD646E"/>
    <w:rsid w:val="00FD6EA0"/>
    <w:rsid w:val="00FF51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4513"/>
    <o:shapelayout v:ext="edit">
      <o:idmap v:ext="edit" data="1"/>
    </o:shapelayout>
  </w:shapeDefaults>
  <w:decimalSymbol w:val="."/>
  <w:listSeparator w:val=";"/>
  <w14:docId w14:val="64FC5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59D9"/>
    <w:rPr>
      <w:rFonts w:ascii="Arial" w:hAnsi="Arial"/>
      <w:szCs w:val="24"/>
      <w:lang w:val="en-GB" w:eastAsia="en-US"/>
    </w:rPr>
  </w:style>
  <w:style w:type="paragraph" w:styleId="Heading1">
    <w:name w:val="heading 1"/>
    <w:basedOn w:val="Normal"/>
    <w:next w:val="Normal"/>
    <w:qFormat/>
    <w:rsid w:val="001E59D9"/>
    <w:pPr>
      <w:keepNext/>
      <w:tabs>
        <w:tab w:val="left" w:pos="5220"/>
      </w:tabs>
      <w:outlineLvl w:val="0"/>
    </w:pPr>
    <w:rPr>
      <w:b/>
      <w:bCs/>
      <w:sz w:val="28"/>
      <w:u w:val="single"/>
    </w:rPr>
  </w:style>
  <w:style w:type="paragraph" w:styleId="Heading2">
    <w:name w:val="heading 2"/>
    <w:basedOn w:val="Normal"/>
    <w:next w:val="Normal"/>
    <w:qFormat/>
    <w:rsid w:val="001E59D9"/>
    <w:pPr>
      <w:keepNext/>
      <w:tabs>
        <w:tab w:val="left" w:pos="5220"/>
      </w:tabs>
      <w:outlineLvl w:val="1"/>
    </w:pPr>
    <w:rPr>
      <w:b/>
      <w:bCs/>
      <w:sz w:val="32"/>
    </w:rPr>
  </w:style>
  <w:style w:type="paragraph" w:styleId="Heading3">
    <w:name w:val="heading 3"/>
    <w:basedOn w:val="Normal"/>
    <w:next w:val="Normal"/>
    <w:qFormat/>
    <w:rsid w:val="001E59D9"/>
    <w:pPr>
      <w:keepNext/>
      <w:tabs>
        <w:tab w:val="left" w:pos="5220"/>
      </w:tabs>
      <w:outlineLvl w:val="2"/>
    </w:pPr>
    <w:rPr>
      <w:b/>
      <w:bCs/>
    </w:rPr>
  </w:style>
  <w:style w:type="paragraph" w:styleId="Heading4">
    <w:name w:val="heading 4"/>
    <w:basedOn w:val="Normal"/>
    <w:next w:val="Normal"/>
    <w:qFormat/>
    <w:rsid w:val="001E59D9"/>
    <w:pPr>
      <w:keepNext/>
      <w:jc w:val="center"/>
      <w:outlineLvl w:val="3"/>
    </w:pPr>
    <w:rPr>
      <w:b/>
      <w:bCs/>
    </w:rPr>
  </w:style>
  <w:style w:type="paragraph" w:styleId="Heading5">
    <w:name w:val="heading 5"/>
    <w:basedOn w:val="Normal"/>
    <w:next w:val="Normal"/>
    <w:qFormat/>
    <w:rsid w:val="001E59D9"/>
    <w:pPr>
      <w:keepNext/>
      <w:numPr>
        <w:ilvl w:val="4"/>
        <w:numId w:val="3"/>
      </w:numPr>
      <w:outlineLvl w:val="4"/>
    </w:pPr>
    <w:rPr>
      <w:i/>
      <w:iCs/>
      <w:sz w:val="18"/>
      <w:szCs w:val="20"/>
      <w:lang w:val="de-DE"/>
    </w:rPr>
  </w:style>
  <w:style w:type="paragraph" w:styleId="Heading6">
    <w:name w:val="heading 6"/>
    <w:basedOn w:val="Normal"/>
    <w:next w:val="Normal"/>
    <w:qFormat/>
    <w:rsid w:val="001E59D9"/>
    <w:pPr>
      <w:numPr>
        <w:ilvl w:val="5"/>
        <w:numId w:val="3"/>
      </w:numPr>
      <w:spacing w:before="240" w:after="60"/>
      <w:outlineLvl w:val="5"/>
    </w:pPr>
    <w:rPr>
      <w:rFonts w:ascii="Times New Roman" w:hAnsi="Times New Roman"/>
      <w:b/>
      <w:bCs/>
      <w:sz w:val="22"/>
      <w:szCs w:val="22"/>
      <w:lang w:val="de-DE"/>
    </w:rPr>
  </w:style>
  <w:style w:type="paragraph" w:styleId="Heading7">
    <w:name w:val="heading 7"/>
    <w:basedOn w:val="Normal"/>
    <w:next w:val="Normal"/>
    <w:qFormat/>
    <w:rsid w:val="001E59D9"/>
    <w:pPr>
      <w:numPr>
        <w:ilvl w:val="6"/>
        <w:numId w:val="3"/>
      </w:numPr>
      <w:spacing w:before="240" w:after="60"/>
      <w:outlineLvl w:val="6"/>
    </w:pPr>
    <w:rPr>
      <w:rFonts w:ascii="Times New Roman" w:hAnsi="Times New Roman"/>
      <w:sz w:val="24"/>
      <w:lang w:val="de-DE"/>
    </w:rPr>
  </w:style>
  <w:style w:type="paragraph" w:styleId="Heading8">
    <w:name w:val="heading 8"/>
    <w:basedOn w:val="Normal"/>
    <w:next w:val="Normal"/>
    <w:qFormat/>
    <w:rsid w:val="001E59D9"/>
    <w:pPr>
      <w:numPr>
        <w:ilvl w:val="7"/>
        <w:numId w:val="3"/>
      </w:numPr>
      <w:spacing w:before="240" w:after="60"/>
      <w:outlineLvl w:val="7"/>
    </w:pPr>
    <w:rPr>
      <w:rFonts w:ascii="Times New Roman" w:hAnsi="Times New Roman"/>
      <w:i/>
      <w:iCs/>
      <w:sz w:val="24"/>
      <w:lang w:val="de-DE"/>
    </w:rPr>
  </w:style>
  <w:style w:type="paragraph" w:styleId="Heading9">
    <w:name w:val="heading 9"/>
    <w:basedOn w:val="Normal"/>
    <w:next w:val="Normal"/>
    <w:qFormat/>
    <w:rsid w:val="001E59D9"/>
    <w:pPr>
      <w:numPr>
        <w:ilvl w:val="8"/>
        <w:numId w:val="3"/>
      </w:numPr>
      <w:spacing w:before="240" w:after="60"/>
      <w:outlineLvl w:val="8"/>
    </w:pPr>
    <w:rPr>
      <w:rFonts w:cs="Arial"/>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Title"/>
    <w:basedOn w:val="Normal"/>
    <w:rsid w:val="001E59D9"/>
    <w:rPr>
      <w:b/>
      <w:bCs/>
      <w:lang w:val="de-CH"/>
    </w:rPr>
  </w:style>
  <w:style w:type="paragraph" w:styleId="Header">
    <w:name w:val="header"/>
    <w:basedOn w:val="Normal"/>
    <w:rsid w:val="001E59D9"/>
    <w:pPr>
      <w:tabs>
        <w:tab w:val="center" w:pos="4536"/>
        <w:tab w:val="right" w:pos="9072"/>
      </w:tabs>
    </w:pPr>
  </w:style>
  <w:style w:type="paragraph" w:styleId="Footer">
    <w:name w:val="footer"/>
    <w:basedOn w:val="Normal"/>
    <w:rsid w:val="001E59D9"/>
    <w:pPr>
      <w:tabs>
        <w:tab w:val="center" w:pos="4536"/>
        <w:tab w:val="right" w:pos="9072"/>
      </w:tabs>
    </w:pPr>
  </w:style>
  <w:style w:type="paragraph" w:styleId="DocumentMap">
    <w:name w:val="Document Map"/>
    <w:basedOn w:val="Normal"/>
    <w:semiHidden/>
    <w:rsid w:val="002F638D"/>
    <w:pPr>
      <w:shd w:val="clear" w:color="auto" w:fill="000080"/>
    </w:pPr>
    <w:rPr>
      <w:rFonts w:ascii="Tahoma" w:hAnsi="Tahoma" w:cs="Tahoma"/>
      <w:szCs w:val="20"/>
    </w:rPr>
  </w:style>
  <w:style w:type="paragraph" w:styleId="BalloonText">
    <w:name w:val="Balloon Text"/>
    <w:basedOn w:val="Normal"/>
    <w:semiHidden/>
    <w:rsid w:val="00556707"/>
    <w:rPr>
      <w:rFonts w:ascii="Tahoma" w:hAnsi="Tahoma" w:cs="Tahoma"/>
      <w:sz w:val="16"/>
      <w:szCs w:val="16"/>
    </w:rPr>
  </w:style>
  <w:style w:type="paragraph" w:styleId="Caption">
    <w:name w:val="caption"/>
    <w:basedOn w:val="Normal"/>
    <w:next w:val="Normal"/>
    <w:unhideWhenUsed/>
    <w:qFormat/>
    <w:rsid w:val="009062AF"/>
    <w:rPr>
      <w:b/>
      <w:bCs/>
      <w:szCs w:val="20"/>
    </w:rPr>
  </w:style>
  <w:style w:type="paragraph" w:styleId="FootnoteText">
    <w:name w:val="footnote text"/>
    <w:basedOn w:val="Normal"/>
    <w:link w:val="FootnoteTextChar"/>
    <w:rsid w:val="009062AF"/>
    <w:rPr>
      <w:szCs w:val="20"/>
    </w:rPr>
  </w:style>
  <w:style w:type="character" w:customStyle="1" w:styleId="FootnoteTextChar">
    <w:name w:val="Footnote Text Char"/>
    <w:basedOn w:val="DefaultParagraphFont"/>
    <w:link w:val="FootnoteText"/>
    <w:rsid w:val="009062AF"/>
    <w:rPr>
      <w:rFonts w:ascii="Arial" w:hAnsi="Arial"/>
      <w:lang w:val="en-GB" w:eastAsia="en-US"/>
    </w:rPr>
  </w:style>
  <w:style w:type="character" w:styleId="FootnoteReference">
    <w:name w:val="footnote reference"/>
    <w:basedOn w:val="DefaultParagraphFont"/>
    <w:rsid w:val="009062AF"/>
    <w:rPr>
      <w:vertAlign w:val="superscript"/>
    </w:rPr>
  </w:style>
  <w:style w:type="paragraph" w:styleId="Revision">
    <w:name w:val="Revision"/>
    <w:hidden/>
    <w:uiPriority w:val="99"/>
    <w:semiHidden/>
    <w:rsid w:val="004F62C9"/>
    <w:rPr>
      <w:rFonts w:ascii="Arial" w:hAnsi="Arial"/>
      <w:szCs w:val="24"/>
      <w:lang w:val="en-GB" w:eastAsia="en-US"/>
    </w:rPr>
  </w:style>
  <w:style w:type="character" w:styleId="CommentReference">
    <w:name w:val="annotation reference"/>
    <w:basedOn w:val="DefaultParagraphFont"/>
    <w:rsid w:val="00730BF1"/>
    <w:rPr>
      <w:sz w:val="16"/>
      <w:szCs w:val="16"/>
    </w:rPr>
  </w:style>
  <w:style w:type="paragraph" w:styleId="CommentText">
    <w:name w:val="annotation text"/>
    <w:basedOn w:val="Normal"/>
    <w:link w:val="CommentTextChar"/>
    <w:rsid w:val="00730BF1"/>
    <w:rPr>
      <w:szCs w:val="20"/>
    </w:rPr>
  </w:style>
  <w:style w:type="character" w:customStyle="1" w:styleId="CommentTextChar">
    <w:name w:val="Comment Text Char"/>
    <w:basedOn w:val="DefaultParagraphFont"/>
    <w:link w:val="CommentText"/>
    <w:rsid w:val="00730BF1"/>
    <w:rPr>
      <w:rFonts w:ascii="Arial" w:hAnsi="Arial"/>
      <w:lang w:val="en-GB" w:eastAsia="en-US"/>
    </w:rPr>
  </w:style>
  <w:style w:type="paragraph" w:styleId="CommentSubject">
    <w:name w:val="annotation subject"/>
    <w:basedOn w:val="CommentText"/>
    <w:next w:val="CommentText"/>
    <w:link w:val="CommentSubjectChar"/>
    <w:rsid w:val="00730BF1"/>
    <w:rPr>
      <w:b/>
      <w:bCs/>
    </w:rPr>
  </w:style>
  <w:style w:type="character" w:customStyle="1" w:styleId="CommentSubjectChar">
    <w:name w:val="Comment Subject Char"/>
    <w:basedOn w:val="CommentTextChar"/>
    <w:link w:val="CommentSubject"/>
    <w:rsid w:val="00730BF1"/>
    <w:rPr>
      <w:rFonts w:ascii="Arial" w:hAnsi="Arial"/>
      <w:b/>
      <w:bCs/>
      <w:lang w:val="en-GB" w:eastAsia="en-US"/>
    </w:rPr>
  </w:style>
  <w:style w:type="character" w:styleId="PlaceholderText">
    <w:name w:val="Placeholder Text"/>
    <w:basedOn w:val="DefaultParagraphFont"/>
    <w:uiPriority w:val="99"/>
    <w:semiHidden/>
    <w:rsid w:val="00DC0ADE"/>
    <w:rPr>
      <w:color w:val="808080"/>
    </w:rPr>
  </w:style>
  <w:style w:type="paragraph" w:styleId="ListParagraph">
    <w:name w:val="List Paragraph"/>
    <w:basedOn w:val="Normal"/>
    <w:qFormat/>
    <w:rsid w:val="00DC0ADE"/>
    <w:pPr>
      <w:ind w:left="720"/>
      <w:contextualSpacing/>
    </w:pPr>
  </w:style>
  <w:style w:type="table" w:styleId="TableGrid">
    <w:name w:val="Table Grid"/>
    <w:basedOn w:val="TableNormal"/>
    <w:rsid w:val="00DC0AD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klein">
    <w:name w:val="Titel_klein"/>
    <w:basedOn w:val="Normal"/>
    <w:autoRedefine/>
    <w:rsid w:val="00DC0ADE"/>
    <w:pPr>
      <w:pBdr>
        <w:bottom w:val="single" w:sz="4" w:space="1" w:color="C0C0C0"/>
      </w:pBdr>
      <w:jc w:val="both"/>
    </w:pPr>
    <w:rPr>
      <w:sz w:val="12"/>
      <w:szCs w:val="20"/>
      <w:lang w:val="de-CH"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0976">
      <w:bodyDiv w:val="1"/>
      <w:marLeft w:val="0"/>
      <w:marRight w:val="0"/>
      <w:marTop w:val="0"/>
      <w:marBottom w:val="0"/>
      <w:divBdr>
        <w:top w:val="none" w:sz="0" w:space="0" w:color="auto"/>
        <w:left w:val="none" w:sz="0" w:space="0" w:color="auto"/>
        <w:bottom w:val="none" w:sz="0" w:space="0" w:color="auto"/>
        <w:right w:val="none" w:sz="0" w:space="0" w:color="auto"/>
      </w:divBdr>
    </w:div>
    <w:div w:id="454836195">
      <w:bodyDiv w:val="1"/>
      <w:marLeft w:val="0"/>
      <w:marRight w:val="0"/>
      <w:marTop w:val="0"/>
      <w:marBottom w:val="0"/>
      <w:divBdr>
        <w:top w:val="none" w:sz="0" w:space="0" w:color="auto"/>
        <w:left w:val="none" w:sz="0" w:space="0" w:color="auto"/>
        <w:bottom w:val="none" w:sz="0" w:space="0" w:color="auto"/>
        <w:right w:val="none" w:sz="0" w:space="0" w:color="auto"/>
      </w:divBdr>
    </w:div>
    <w:div w:id="483011722">
      <w:bodyDiv w:val="1"/>
      <w:marLeft w:val="0"/>
      <w:marRight w:val="0"/>
      <w:marTop w:val="0"/>
      <w:marBottom w:val="0"/>
      <w:divBdr>
        <w:top w:val="none" w:sz="0" w:space="0" w:color="auto"/>
        <w:left w:val="none" w:sz="0" w:space="0" w:color="auto"/>
        <w:bottom w:val="none" w:sz="0" w:space="0" w:color="auto"/>
        <w:right w:val="none" w:sz="0" w:space="0" w:color="auto"/>
      </w:divBdr>
    </w:div>
    <w:div w:id="1521316180">
      <w:bodyDiv w:val="1"/>
      <w:marLeft w:val="0"/>
      <w:marRight w:val="0"/>
      <w:marTop w:val="0"/>
      <w:marBottom w:val="0"/>
      <w:divBdr>
        <w:top w:val="none" w:sz="0" w:space="0" w:color="auto"/>
        <w:left w:val="none" w:sz="0" w:space="0" w:color="auto"/>
        <w:bottom w:val="none" w:sz="0" w:space="0" w:color="auto"/>
        <w:right w:val="none" w:sz="0" w:space="0" w:color="auto"/>
      </w:divBdr>
    </w:div>
    <w:div w:id="1943368482">
      <w:bodyDiv w:val="1"/>
      <w:marLeft w:val="0"/>
      <w:marRight w:val="0"/>
      <w:marTop w:val="0"/>
      <w:marBottom w:val="0"/>
      <w:divBdr>
        <w:top w:val="none" w:sz="0" w:space="0" w:color="auto"/>
        <w:left w:val="none" w:sz="0" w:space="0" w:color="auto"/>
        <w:bottom w:val="none" w:sz="0" w:space="0" w:color="auto"/>
        <w:right w:val="none" w:sz="0" w:space="0" w:color="auto"/>
      </w:divBdr>
    </w:div>
    <w:div w:id="211682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0113\Desktop\U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B554F5680363B4AA4C29B5A100DE2DE" ma:contentTypeVersion="1" ma:contentTypeDescription="Create a new document." ma:contentTypeScope="" ma:versionID="422c2d35d20fdbd22fccc8daac5546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DAA44-B0BF-4A8A-A5CF-E409EE604412}">
  <ds:schemaRefs>
    <ds:schemaRef ds:uri="http://schemas.microsoft.com/sharepoint/v3/contenttype/forms"/>
  </ds:schemaRefs>
</ds:datastoreItem>
</file>

<file path=customXml/itemProps2.xml><?xml version="1.0" encoding="utf-8"?>
<ds:datastoreItem xmlns:ds="http://schemas.openxmlformats.org/officeDocument/2006/customXml" ds:itemID="{2166C94B-2552-4D56-9225-FBA7A96F1DC8}">
  <ds:schemaRefs>
    <ds:schemaRef ds:uri="http://www.w3.org/XML/1998/namespace"/>
    <ds:schemaRef ds:uri="http://schemas.microsoft.com/office/2006/metadata/properties"/>
    <ds:schemaRef ds:uri="http://purl.org/dc/dcmitype/"/>
    <ds:schemaRef ds:uri="http://purl.org/dc/elements/1.1/"/>
    <ds:schemaRef ds:uri="http://schemas.openxmlformats.org/package/2006/metadata/core-properties"/>
    <ds:schemaRef ds:uri="http://schemas.microsoft.com/office/2006/documentManagement/types"/>
    <ds:schemaRef ds:uri="http://purl.org/dc/terms/"/>
  </ds:schemaRefs>
</ds:datastoreItem>
</file>

<file path=customXml/itemProps3.xml><?xml version="1.0" encoding="utf-8"?>
<ds:datastoreItem xmlns:ds="http://schemas.openxmlformats.org/officeDocument/2006/customXml" ds:itemID="{3A3F1700-5DA0-48F4-8028-D304584F348B}">
  <ds:schemaRefs>
    <ds:schemaRef ds:uri="http://schemas.microsoft.com/office/2006/metadata/longProperties"/>
  </ds:schemaRefs>
</ds:datastoreItem>
</file>

<file path=customXml/itemProps4.xml><?xml version="1.0" encoding="utf-8"?>
<ds:datastoreItem xmlns:ds="http://schemas.openxmlformats.org/officeDocument/2006/customXml" ds:itemID="{9896470D-CE16-4F36-B8F1-3EE714F814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86AA3CF0-2D38-49B0-8624-CB3D79CA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UC_Template.dotx</Template>
  <TotalTime>0</TotalTime>
  <Pages>11</Pages>
  <Words>1404</Words>
  <Characters>10190</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UC_201.001_Raum_reservieren</vt:lpstr>
      <vt:lpstr>Use Cases Release 4.0</vt:lpstr>
    </vt:vector>
  </TitlesOfParts>
  <Manager>Mario Haller</Manager>
  <Company>GARAIO AG</Company>
  <LinksUpToDate>false</LinksUpToDate>
  <CharactersWithSpaces>11571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UC_201.001_Raum_reservieren</dc:title>
  <dc:subject>105.001</dc:subject>
  <dc:creator>Tim Bänziger</dc:creator>
  <cp:keywords>ROOMS, Ressourcen</cp:keywords>
  <cp:lastModifiedBy>Tim Bänziger</cp:lastModifiedBy>
  <cp:revision>3</cp:revision>
  <cp:lastPrinted>2009-03-19T14:28:00Z</cp:lastPrinted>
  <dcterms:created xsi:type="dcterms:W3CDTF">2009-07-31T12:53:00Z</dcterms:created>
  <dcterms:modified xsi:type="dcterms:W3CDTF">2010-04-21T09:58:00Z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0x0101005B554F5680363B4AA4C29B5A100DE2DE</vt:lpwstr>
  </property>
</Properties>
</file>